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22596" w14:textId="6F9301F8" w:rsidR="00157BBA" w:rsidRPr="006102A0" w:rsidRDefault="00993E65" w:rsidP="006102A0">
      <w:r w:rsidRPr="00993E65">
        <w:rPr>
          <w:i/>
          <w:iCs/>
        </w:rPr>
        <w:t xml:space="preserve">a) </w:t>
      </w:r>
      <w:r w:rsidR="00157BBA" w:rsidRPr="00993E65">
        <w:rPr>
          <w:i/>
          <w:iCs/>
        </w:rPr>
        <w:t>Project Title</w:t>
      </w:r>
      <w:r w:rsidR="00326DB7">
        <w:rPr>
          <w:i/>
          <w:iCs/>
        </w:rPr>
        <w:t xml:space="preserve">: </w:t>
      </w:r>
      <w:r w:rsidR="00157BBA">
        <w:t xml:space="preserve">Are expanding </w:t>
      </w:r>
      <w:r w:rsidR="00E04D1C">
        <w:t>p</w:t>
      </w:r>
      <w:r w:rsidR="00D22743">
        <w:t>ink</w:t>
      </w:r>
      <w:r w:rsidR="00157BBA">
        <w:t xml:space="preserve"> </w:t>
      </w:r>
      <w:r w:rsidR="00E04D1C">
        <w:t>s</w:t>
      </w:r>
      <w:r w:rsidR="00157BBA">
        <w:t>almon (</w:t>
      </w:r>
      <w:r w:rsidR="00157BBA" w:rsidRPr="00D22743">
        <w:rPr>
          <w:i/>
          <w:iCs/>
        </w:rPr>
        <w:t xml:space="preserve">Oncorhynchus </w:t>
      </w:r>
      <w:proofErr w:type="spellStart"/>
      <w:r w:rsidR="00D22743" w:rsidRPr="00D22743">
        <w:rPr>
          <w:i/>
          <w:iCs/>
        </w:rPr>
        <w:t>gorbuscha</w:t>
      </w:r>
      <w:proofErr w:type="spellEnd"/>
      <w:r w:rsidR="00D22743">
        <w:t>)</w:t>
      </w:r>
      <w:r w:rsidR="00157BBA">
        <w:t xml:space="preserve"> populations in the Arctic produced from regional watersheds?</w:t>
      </w:r>
    </w:p>
    <w:p w14:paraId="0E1B6ABF" w14:textId="77777777" w:rsidR="00157BBA" w:rsidRDefault="00157BBA" w:rsidP="00157BBA"/>
    <w:p w14:paraId="2FB83E53" w14:textId="56F5F41F" w:rsidR="009B770D" w:rsidRDefault="00993E65" w:rsidP="009B770D">
      <w:pPr>
        <w:rPr>
          <w:i/>
          <w:iCs/>
        </w:rPr>
      </w:pPr>
      <w:r>
        <w:rPr>
          <w:i/>
          <w:iCs/>
        </w:rPr>
        <w:t xml:space="preserve">b) </w:t>
      </w:r>
      <w:r w:rsidR="00157BBA" w:rsidRPr="00783615">
        <w:rPr>
          <w:i/>
          <w:iCs/>
        </w:rPr>
        <w:t xml:space="preserve">Principal </w:t>
      </w:r>
      <w:r w:rsidR="00F165A4">
        <w:rPr>
          <w:i/>
          <w:iCs/>
        </w:rPr>
        <w:t>and Co-</w:t>
      </w:r>
      <w:r w:rsidR="00157BBA" w:rsidRPr="00783615">
        <w:rPr>
          <w:i/>
          <w:iCs/>
        </w:rPr>
        <w:t>Investigator</w:t>
      </w:r>
      <w:r>
        <w:rPr>
          <w:i/>
          <w:iCs/>
        </w:rPr>
        <w:t>s</w:t>
      </w:r>
      <w:r w:rsidR="00326DB7">
        <w:rPr>
          <w:i/>
          <w:iCs/>
        </w:rPr>
        <w:t>:</w:t>
      </w:r>
    </w:p>
    <w:p w14:paraId="4668C0E1" w14:textId="49A08FC4" w:rsidR="009B770D" w:rsidRDefault="00157BBA" w:rsidP="009B770D">
      <w:r w:rsidRPr="00F165A4">
        <w:rPr>
          <w:b/>
          <w:bCs/>
        </w:rPr>
        <w:t>Kristen B. Gorman</w:t>
      </w:r>
      <w:r>
        <w:t>, Ph.D.</w:t>
      </w:r>
      <w:r w:rsidR="00993E65">
        <w:t xml:space="preserve"> (PI),</w:t>
      </w:r>
      <w:r>
        <w:t xml:space="preserve"> Research Assistant Professor. University of Alaska Fairbanks, College of Fisheries and Ocean Sciences, P.O. Box </w:t>
      </w:r>
      <w:r w:rsidRPr="00157BBA">
        <w:t>757220</w:t>
      </w:r>
      <w:r>
        <w:t xml:space="preserve">, Fairbanks, Alaska 99709. Phone: </w:t>
      </w:r>
      <w:r w:rsidRPr="00157BBA">
        <w:t>907-474-5930</w:t>
      </w:r>
      <w:r>
        <w:t xml:space="preserve">, Fax: </w:t>
      </w:r>
      <w:r w:rsidRPr="00157BBA">
        <w:t>907-474-7204</w:t>
      </w:r>
      <w:r>
        <w:t>, Email: kbgorman@alaska.edu</w:t>
      </w:r>
      <w:r w:rsidR="009B770D">
        <w:t>.</w:t>
      </w:r>
    </w:p>
    <w:p w14:paraId="7DBA0729" w14:textId="77777777" w:rsidR="00F27ACD" w:rsidRPr="009B770D" w:rsidRDefault="00F27ACD" w:rsidP="00F27ACD">
      <w:pPr>
        <w:rPr>
          <w:i/>
          <w:iCs/>
        </w:rPr>
      </w:pPr>
      <w:r w:rsidRPr="00F165A4">
        <w:rPr>
          <w:b/>
          <w:bCs/>
        </w:rPr>
        <w:t xml:space="preserve">Todd L. </w:t>
      </w:r>
      <w:r w:rsidRPr="00F165A4">
        <w:rPr>
          <w:b/>
          <w:bCs/>
          <w:color w:val="222222"/>
          <w:shd w:val="clear" w:color="auto" w:fill="FFFFFF"/>
        </w:rPr>
        <w:t>Sformo</w:t>
      </w:r>
      <w:r>
        <w:rPr>
          <w:color w:val="222222"/>
          <w:shd w:val="clear" w:color="auto" w:fill="FFFFFF"/>
        </w:rPr>
        <w:t xml:space="preserve">, Ph.D. </w:t>
      </w:r>
      <w:r>
        <w:t>(Co-I)</w:t>
      </w:r>
      <w:r>
        <w:rPr>
          <w:color w:val="222222"/>
          <w:shd w:val="clear" w:color="auto" w:fill="FFFFFF"/>
        </w:rPr>
        <w:t xml:space="preserve">, Wildlife Biologist. </w:t>
      </w:r>
      <w:r w:rsidRPr="00923632">
        <w:rPr>
          <w:color w:val="222222"/>
          <w:shd w:val="clear" w:color="auto" w:fill="FFFFFF"/>
        </w:rPr>
        <w:t>Department of Wildlife Management, North Slope Borough, P</w:t>
      </w:r>
      <w:r>
        <w:rPr>
          <w:color w:val="222222"/>
          <w:shd w:val="clear" w:color="auto" w:fill="FFFFFF"/>
        </w:rPr>
        <w:t>.</w:t>
      </w:r>
      <w:r w:rsidRPr="00923632">
        <w:rPr>
          <w:color w:val="222222"/>
          <w:shd w:val="clear" w:color="auto" w:fill="FFFFFF"/>
        </w:rPr>
        <w:t>O</w:t>
      </w:r>
      <w:r>
        <w:rPr>
          <w:color w:val="222222"/>
          <w:shd w:val="clear" w:color="auto" w:fill="FFFFFF"/>
        </w:rPr>
        <w:t>.</w:t>
      </w:r>
      <w:r w:rsidRPr="00923632">
        <w:rPr>
          <w:color w:val="222222"/>
          <w:shd w:val="clear" w:color="auto" w:fill="FFFFFF"/>
        </w:rPr>
        <w:t xml:space="preserve"> Box 69</w:t>
      </w:r>
      <w:r>
        <w:rPr>
          <w:color w:val="222222"/>
          <w:shd w:val="clear" w:color="auto" w:fill="FFFFFF"/>
        </w:rPr>
        <w:t>,</w:t>
      </w:r>
      <w:r w:rsidRPr="00923632">
        <w:rPr>
          <w:color w:val="222222"/>
          <w:shd w:val="clear" w:color="auto" w:fill="FFFFFF"/>
        </w:rPr>
        <w:t xml:space="preserve"> </w:t>
      </w:r>
      <w:proofErr w:type="spellStart"/>
      <w:r w:rsidRPr="00923632">
        <w:rPr>
          <w:color w:val="222222"/>
          <w:shd w:val="clear" w:color="auto" w:fill="FFFFFF"/>
        </w:rPr>
        <w:t>Utqiaġvik</w:t>
      </w:r>
      <w:proofErr w:type="spellEnd"/>
      <w:r w:rsidRPr="00923632">
        <w:rPr>
          <w:color w:val="222222"/>
          <w:shd w:val="clear" w:color="auto" w:fill="FFFFFF"/>
        </w:rPr>
        <w:t>, A</w:t>
      </w:r>
      <w:r>
        <w:rPr>
          <w:color w:val="222222"/>
          <w:shd w:val="clear" w:color="auto" w:fill="FFFFFF"/>
        </w:rPr>
        <w:t>laska</w:t>
      </w:r>
      <w:r w:rsidRPr="00923632">
        <w:rPr>
          <w:color w:val="222222"/>
          <w:shd w:val="clear" w:color="auto" w:fill="FFFFFF"/>
        </w:rPr>
        <w:t xml:space="preserve"> 99723</w:t>
      </w:r>
      <w:r>
        <w:rPr>
          <w:color w:val="222222"/>
          <w:shd w:val="clear" w:color="auto" w:fill="FFFFFF"/>
        </w:rPr>
        <w:t xml:space="preserve">. </w:t>
      </w:r>
      <w:r>
        <w:t xml:space="preserve">Phone: </w:t>
      </w:r>
      <w:r w:rsidRPr="00993E65">
        <w:t>907</w:t>
      </w:r>
      <w:r>
        <w:t>-</w:t>
      </w:r>
      <w:r w:rsidRPr="00993E65">
        <w:t>852-0350</w:t>
      </w:r>
      <w:r>
        <w:t xml:space="preserve">, Fax: </w:t>
      </w:r>
      <w:r w:rsidRPr="00993E65">
        <w:t>907</w:t>
      </w:r>
      <w:r>
        <w:t>-</w:t>
      </w:r>
      <w:r w:rsidRPr="00993E65">
        <w:t>852-0351</w:t>
      </w:r>
      <w:r>
        <w:t xml:space="preserve">, Email: </w:t>
      </w:r>
      <w:r w:rsidRPr="00993E65">
        <w:t>Todd.Sformo@north-slope.org</w:t>
      </w:r>
    </w:p>
    <w:p w14:paraId="71887DEB" w14:textId="2980D366" w:rsidR="00F27ACD" w:rsidRDefault="00F27ACD" w:rsidP="009B770D">
      <w:pPr>
        <w:rPr>
          <w:b/>
          <w:bCs/>
        </w:rPr>
      </w:pPr>
      <w:r w:rsidRPr="00F165A4">
        <w:rPr>
          <w:b/>
          <w:bCs/>
        </w:rPr>
        <w:t>Peter S. Rand</w:t>
      </w:r>
      <w:r>
        <w:t xml:space="preserve">, Ph.D. (Co-I), Research Fisheries Ecologist. Prince William Sound Science Center, P.O. Box 705, Cordova, Alaska 99574. Phone: 971-409-0232, Fax: </w:t>
      </w:r>
      <w:r w:rsidRPr="00993E65">
        <w:t>907-424-5820</w:t>
      </w:r>
      <w:r>
        <w:t>, Email: prand@pwssc.org</w:t>
      </w:r>
      <w:r>
        <w:rPr>
          <w:i/>
          <w:iCs/>
        </w:rPr>
        <w:t>.</w:t>
      </w:r>
    </w:p>
    <w:p w14:paraId="6D14008B" w14:textId="7F4ABED9" w:rsidR="00FB0F95" w:rsidRDefault="00157BBA" w:rsidP="009B770D">
      <w:pPr>
        <w:rPr>
          <w:i/>
          <w:iCs/>
        </w:rPr>
      </w:pPr>
      <w:r w:rsidRPr="00F165A4">
        <w:rPr>
          <w:b/>
          <w:bCs/>
        </w:rPr>
        <w:t>Timothy J. Linley</w:t>
      </w:r>
      <w:r>
        <w:t>, Ph.D.</w:t>
      </w:r>
      <w:r w:rsidR="00993E65">
        <w:t xml:space="preserve"> (Co-I)</w:t>
      </w:r>
      <w:r>
        <w:t>, Research Fisheries Ecologist. Pacific Northwest National Laboratory</w:t>
      </w:r>
      <w:r>
        <w:rPr>
          <w:rFonts w:eastAsiaTheme="minorHAnsi"/>
        </w:rPr>
        <w:t xml:space="preserve">, </w:t>
      </w:r>
      <w:r w:rsidR="00993E65">
        <w:rPr>
          <w:rFonts w:eastAsiaTheme="minorHAnsi"/>
        </w:rPr>
        <w:t>P.O. Box 999</w:t>
      </w:r>
      <w:r>
        <w:rPr>
          <w:rFonts w:eastAsiaTheme="minorHAnsi"/>
        </w:rPr>
        <w:t xml:space="preserve">, </w:t>
      </w:r>
      <w:r w:rsidRPr="00783615">
        <w:rPr>
          <w:rFonts w:eastAsiaTheme="minorHAnsi"/>
        </w:rPr>
        <w:t>Richland, W</w:t>
      </w:r>
      <w:r>
        <w:rPr>
          <w:rFonts w:eastAsiaTheme="minorHAnsi"/>
        </w:rPr>
        <w:t xml:space="preserve">ashington 99352. </w:t>
      </w:r>
      <w:r>
        <w:t xml:space="preserve">Phone: </w:t>
      </w:r>
      <w:r w:rsidR="00993E65" w:rsidRPr="00993E65">
        <w:t>509</w:t>
      </w:r>
      <w:r w:rsidR="00993E65">
        <w:t>-</w:t>
      </w:r>
      <w:r w:rsidR="00993E65" w:rsidRPr="00993E65">
        <w:t>371-6910</w:t>
      </w:r>
      <w:r w:rsidRPr="00FA0E36">
        <w:t xml:space="preserve">, </w:t>
      </w:r>
      <w:r w:rsidR="00993E65" w:rsidRPr="00FA0E36">
        <w:t xml:space="preserve">Fax: </w:t>
      </w:r>
      <w:r w:rsidR="00FA0E36" w:rsidRPr="00FA0E36">
        <w:t>509-371-</w:t>
      </w:r>
      <w:r w:rsidR="00FA0E36">
        <w:t>7397</w:t>
      </w:r>
      <w:r w:rsidRPr="00CF7A6B">
        <w:t>,</w:t>
      </w:r>
      <w:r>
        <w:t xml:space="preserve"> Email: </w:t>
      </w:r>
      <w:r w:rsidR="00993E65" w:rsidRPr="00993E65">
        <w:t>Timothy.Linley@pnnl.gov</w:t>
      </w:r>
      <w:r w:rsidR="009B770D">
        <w:rPr>
          <w:i/>
          <w:iCs/>
        </w:rPr>
        <w:t>.</w:t>
      </w:r>
    </w:p>
    <w:p w14:paraId="694A8EC9" w14:textId="5701CD44" w:rsidR="004D7D51" w:rsidRDefault="004D7D51"/>
    <w:p w14:paraId="7B2C8184" w14:textId="44618C7D" w:rsidR="00993E65" w:rsidRPr="00326DB7" w:rsidRDefault="00993E65">
      <w:pPr>
        <w:rPr>
          <w:i/>
          <w:iCs/>
        </w:rPr>
      </w:pPr>
      <w:r>
        <w:rPr>
          <w:i/>
          <w:iCs/>
        </w:rPr>
        <w:t xml:space="preserve">c) </w:t>
      </w:r>
      <w:r w:rsidRPr="00993E65">
        <w:rPr>
          <w:i/>
          <w:iCs/>
        </w:rPr>
        <w:t>Name of University/Department</w:t>
      </w:r>
      <w:r w:rsidR="00326DB7">
        <w:rPr>
          <w:i/>
          <w:iCs/>
        </w:rPr>
        <w:t xml:space="preserve">: </w:t>
      </w:r>
      <w:r>
        <w:t>University of Alaska Fairbanks, College of Fisheries and Ocean Sciences, Department of Marine Biology</w:t>
      </w:r>
      <w:r w:rsidR="00F94BE8">
        <w:t>.</w:t>
      </w:r>
    </w:p>
    <w:p w14:paraId="638AB54C" w14:textId="5B59FDEC" w:rsidR="00326DB7" w:rsidRDefault="00326DB7"/>
    <w:p w14:paraId="7FBF855F" w14:textId="1AB4C9DA" w:rsidR="00326DB7" w:rsidRPr="00326DB7" w:rsidRDefault="00326DB7" w:rsidP="00326DB7">
      <w:r w:rsidRPr="00326DB7">
        <w:rPr>
          <w:i/>
          <w:iCs/>
          <w:highlight w:val="yellow"/>
        </w:rPr>
        <w:t>d) Contact Information for Technical and Administrative Negotiations</w:t>
      </w:r>
      <w:r>
        <w:rPr>
          <w:i/>
          <w:iCs/>
        </w:rPr>
        <w:t>:</w:t>
      </w:r>
      <w:r>
        <w:t xml:space="preserve"> </w:t>
      </w:r>
    </w:p>
    <w:p w14:paraId="266F345B" w14:textId="75EC2B90" w:rsidR="00326DB7" w:rsidRDefault="00326DB7"/>
    <w:p w14:paraId="00503923" w14:textId="2CA56D98" w:rsidR="00326DB7" w:rsidRPr="00326DB7" w:rsidRDefault="00326DB7">
      <w:r>
        <w:rPr>
          <w:i/>
          <w:iCs/>
        </w:rPr>
        <w:t xml:space="preserve">e) Project Status: </w:t>
      </w:r>
      <w:r w:rsidRPr="00326DB7">
        <w:t>New</w:t>
      </w:r>
    </w:p>
    <w:p w14:paraId="616A247A" w14:textId="4006485E" w:rsidR="00326DB7" w:rsidRDefault="00326DB7"/>
    <w:p w14:paraId="25F75D15" w14:textId="044723B4" w:rsidR="00326DB7" w:rsidRPr="00326DB7" w:rsidRDefault="00326DB7" w:rsidP="00326DB7">
      <w:r>
        <w:rPr>
          <w:i/>
          <w:iCs/>
        </w:rPr>
        <w:t xml:space="preserve">f) Project Duration: </w:t>
      </w:r>
      <w:r w:rsidR="00F165A4">
        <w:t>30</w:t>
      </w:r>
      <w:r w:rsidRPr="00326DB7">
        <w:t xml:space="preserve"> months</w:t>
      </w:r>
    </w:p>
    <w:p w14:paraId="4C131524" w14:textId="1DBAC5A0" w:rsidR="00326DB7" w:rsidRDefault="00326DB7"/>
    <w:p w14:paraId="5FE473F1" w14:textId="2AEECD90" w:rsidR="00326DB7" w:rsidRPr="00326DB7" w:rsidRDefault="00326DB7" w:rsidP="00326DB7">
      <w:r w:rsidRPr="00326DB7">
        <w:rPr>
          <w:i/>
          <w:iCs/>
        </w:rPr>
        <w:t xml:space="preserve">g) Proposed Start Date: </w:t>
      </w:r>
      <w:r>
        <w:t>Ju</w:t>
      </w:r>
      <w:r w:rsidR="00372FEC">
        <w:t>ly</w:t>
      </w:r>
      <w:r>
        <w:t xml:space="preserve"> </w:t>
      </w:r>
      <w:r w:rsidR="00F165A4">
        <w:t>1</w:t>
      </w:r>
      <w:r w:rsidR="00073B03">
        <w:t>0</w:t>
      </w:r>
      <w:r w:rsidR="00F165A4">
        <w:t xml:space="preserve">, </w:t>
      </w:r>
      <w:r>
        <w:t>2020</w:t>
      </w:r>
    </w:p>
    <w:p w14:paraId="34C11679" w14:textId="1DA4E6BB" w:rsidR="00326DB7" w:rsidRDefault="00326DB7"/>
    <w:p w14:paraId="7F62241A" w14:textId="16614CD2" w:rsidR="009B770D" w:rsidRPr="00F165A4" w:rsidRDefault="009B770D" w:rsidP="009B770D">
      <w:r w:rsidRPr="00F165A4">
        <w:rPr>
          <w:i/>
          <w:iCs/>
        </w:rPr>
        <w:t>h) Proposed Draft Final Report Submission Date:</w:t>
      </w:r>
      <w:r w:rsidR="00F165A4" w:rsidRPr="00F165A4">
        <w:t xml:space="preserve"> June 30, 2022</w:t>
      </w:r>
    </w:p>
    <w:p w14:paraId="4652C7F0" w14:textId="77777777" w:rsidR="008F4B17" w:rsidRPr="008F4B17" w:rsidRDefault="008F4B17" w:rsidP="009B770D"/>
    <w:p w14:paraId="730FF48D" w14:textId="54D6A725" w:rsidR="009B770D" w:rsidRDefault="009B770D" w:rsidP="009B770D">
      <w:proofErr w:type="spellStart"/>
      <w:r w:rsidRPr="009B770D">
        <w:rPr>
          <w:i/>
          <w:iCs/>
        </w:rPr>
        <w:t>i</w:t>
      </w:r>
      <w:proofErr w:type="spellEnd"/>
      <w:r w:rsidRPr="009B770D">
        <w:rPr>
          <w:i/>
          <w:iCs/>
        </w:rPr>
        <w:t xml:space="preserve">) Proposed Completion Date: </w:t>
      </w:r>
      <w:r w:rsidR="00F165A4">
        <w:t>December 31, 2022</w:t>
      </w:r>
    </w:p>
    <w:p w14:paraId="55E8996A" w14:textId="77777777" w:rsidR="008F4B17" w:rsidRPr="009B770D" w:rsidRDefault="008F4B17" w:rsidP="009B770D"/>
    <w:p w14:paraId="4625AFD8" w14:textId="11C12B29" w:rsidR="009B770D" w:rsidRDefault="009B770D" w:rsidP="009B770D">
      <w:r w:rsidRPr="009B770D">
        <w:rPr>
          <w:i/>
          <w:iCs/>
        </w:rPr>
        <w:t>j</w:t>
      </w:r>
      <w:r w:rsidRPr="009B770D">
        <w:rPr>
          <w:i/>
          <w:iCs/>
          <w:highlight w:val="yellow"/>
        </w:rPr>
        <w:t>) Amount Requested From BOEM:</w:t>
      </w:r>
      <w:r w:rsidRPr="009B770D">
        <w:rPr>
          <w:i/>
          <w:iCs/>
        </w:rPr>
        <w:t xml:space="preserve"> </w:t>
      </w:r>
    </w:p>
    <w:p w14:paraId="3AA18768" w14:textId="77777777" w:rsidR="008F4B17" w:rsidRPr="009B770D" w:rsidRDefault="008F4B17" w:rsidP="009B770D"/>
    <w:p w14:paraId="2ED7DD97" w14:textId="61D46D82" w:rsidR="009B770D" w:rsidRDefault="009B770D" w:rsidP="009B770D">
      <w:r w:rsidRPr="009B770D">
        <w:rPr>
          <w:i/>
          <w:iCs/>
          <w:highlight w:val="yellow"/>
        </w:rPr>
        <w:t>k)</w:t>
      </w:r>
      <w:r w:rsidRPr="008F4B17">
        <w:rPr>
          <w:i/>
          <w:iCs/>
          <w:highlight w:val="yellow"/>
        </w:rPr>
        <w:t xml:space="preserve"> </w:t>
      </w:r>
      <w:r w:rsidRPr="009B770D">
        <w:rPr>
          <w:i/>
          <w:iCs/>
          <w:highlight w:val="yellow"/>
        </w:rPr>
        <w:t>Amount and Sources of Non-Federal Match:</w:t>
      </w:r>
      <w:r w:rsidRPr="009B770D">
        <w:rPr>
          <w:i/>
          <w:iCs/>
        </w:rPr>
        <w:t xml:space="preserve"> </w:t>
      </w:r>
    </w:p>
    <w:p w14:paraId="2D79EE11" w14:textId="77777777" w:rsidR="008F4B17" w:rsidRPr="009B770D" w:rsidRDefault="008F4B17" w:rsidP="009B770D"/>
    <w:p w14:paraId="2A5CC7D1" w14:textId="39AED3D9" w:rsidR="009B770D" w:rsidRDefault="009B770D" w:rsidP="009B770D">
      <w:r w:rsidRPr="009B770D">
        <w:rPr>
          <w:i/>
          <w:iCs/>
          <w:highlight w:val="yellow"/>
        </w:rPr>
        <w:t>l) Total Project Cost:</w:t>
      </w:r>
      <w:r w:rsidRPr="009B770D">
        <w:rPr>
          <w:i/>
          <w:iCs/>
        </w:rPr>
        <w:t xml:space="preserve"> </w:t>
      </w:r>
    </w:p>
    <w:p w14:paraId="0302053A" w14:textId="77777777" w:rsidR="008F4B17" w:rsidRPr="009B770D" w:rsidRDefault="008F4B17" w:rsidP="009B770D"/>
    <w:p w14:paraId="42135D9E" w14:textId="496ED6BB" w:rsidR="009B770D" w:rsidRPr="009B770D" w:rsidRDefault="009B770D" w:rsidP="009B770D">
      <w:pPr>
        <w:rPr>
          <w:highlight w:val="yellow"/>
        </w:rPr>
      </w:pPr>
      <w:r w:rsidRPr="009B770D">
        <w:rPr>
          <w:i/>
          <w:iCs/>
          <w:highlight w:val="yellow"/>
        </w:rPr>
        <w:t xml:space="preserve">m) Signature, Name, and Contact Information of University PI and Co- Investigator: </w:t>
      </w:r>
    </w:p>
    <w:p w14:paraId="32488195" w14:textId="77777777" w:rsidR="008F4B17" w:rsidRPr="006102A0" w:rsidRDefault="008F4B17" w:rsidP="009B770D">
      <w:pPr>
        <w:rPr>
          <w:i/>
          <w:iCs/>
          <w:highlight w:val="yellow"/>
        </w:rPr>
      </w:pPr>
    </w:p>
    <w:p w14:paraId="749AF64F" w14:textId="7F8F29EE" w:rsidR="009B770D" w:rsidRPr="009B770D" w:rsidRDefault="009B770D" w:rsidP="009B770D">
      <w:pPr>
        <w:rPr>
          <w:highlight w:val="yellow"/>
        </w:rPr>
      </w:pPr>
      <w:r w:rsidRPr="009B770D">
        <w:rPr>
          <w:i/>
          <w:iCs/>
          <w:highlight w:val="yellow"/>
        </w:rPr>
        <w:t xml:space="preserve">n) Proposal Endorsement, including Signature, Name, Contact Information of Sponsoring University Department Dean or Institute Director: </w:t>
      </w:r>
    </w:p>
    <w:p w14:paraId="6C709033" w14:textId="77777777" w:rsidR="008F4B17" w:rsidRPr="006102A0" w:rsidRDefault="008F4B17" w:rsidP="009B770D">
      <w:pPr>
        <w:rPr>
          <w:i/>
          <w:iCs/>
          <w:highlight w:val="yellow"/>
        </w:rPr>
      </w:pPr>
    </w:p>
    <w:p w14:paraId="22D7CCF1" w14:textId="229FEDBF" w:rsidR="009B770D" w:rsidRPr="009B770D" w:rsidRDefault="009B770D" w:rsidP="009B770D">
      <w:r w:rsidRPr="009B770D">
        <w:rPr>
          <w:i/>
          <w:iCs/>
          <w:highlight w:val="yellow"/>
        </w:rPr>
        <w:t>o) Signature, Name and Contact Information, Office of Sponsored Programs, University of Alaska:</w:t>
      </w:r>
      <w:r w:rsidRPr="009B770D">
        <w:rPr>
          <w:i/>
          <w:iCs/>
        </w:rPr>
        <w:t xml:space="preserve"> </w:t>
      </w:r>
    </w:p>
    <w:p w14:paraId="0C69D2F6" w14:textId="52CEEF26" w:rsidR="00766FF4" w:rsidRPr="00F36E22" w:rsidRDefault="00766FF4">
      <w:pPr>
        <w:rPr>
          <w:rFonts w:ascii="Arial" w:hAnsi="Arial" w:cs="Arial"/>
          <w:b/>
          <w:bCs/>
        </w:rPr>
      </w:pPr>
      <w:r>
        <w:br w:type="page"/>
      </w:r>
    </w:p>
    <w:p w14:paraId="05663F3E" w14:textId="106522D8" w:rsidR="00991ED8" w:rsidRPr="00007D98" w:rsidRDefault="00766FF4">
      <w:pPr>
        <w:rPr>
          <w:i/>
          <w:iCs/>
        </w:rPr>
      </w:pPr>
      <w:r w:rsidRPr="00F165A4">
        <w:rPr>
          <w:i/>
          <w:iCs/>
        </w:rPr>
        <w:lastRenderedPageBreak/>
        <w:t>a) Abstract</w:t>
      </w:r>
    </w:p>
    <w:p w14:paraId="3F13F56D" w14:textId="74A552CC" w:rsidR="00CB72ED" w:rsidRDefault="00CB72ED">
      <w:r w:rsidRPr="00CB72ED">
        <w:t>The purpose of this project is to conduct an initial assessment of the watershed origins of Pacific salmon (</w:t>
      </w:r>
      <w:r w:rsidRPr="00CB72ED">
        <w:rPr>
          <w:i/>
          <w:iCs/>
        </w:rPr>
        <w:t xml:space="preserve">Oncorhynchus </w:t>
      </w:r>
      <w:r w:rsidRPr="00CB72ED">
        <w:t xml:space="preserve">spp.) appearing in the Arctic marine and coastal freshwater environments of the US Outer Continental Shelf in Alaska using geochemical signatures in the otoliths of </w:t>
      </w:r>
      <w:r w:rsidR="00582CD2">
        <w:t>p</w:t>
      </w:r>
      <w:r w:rsidRPr="00CB72ED">
        <w:t xml:space="preserve">ink </w:t>
      </w:r>
      <w:r w:rsidR="00582CD2">
        <w:t>s</w:t>
      </w:r>
      <w:r w:rsidRPr="00CB72ED">
        <w:t>almon (</w:t>
      </w:r>
      <w:r w:rsidRPr="00CB72ED">
        <w:rPr>
          <w:i/>
          <w:iCs/>
        </w:rPr>
        <w:t xml:space="preserve">O. </w:t>
      </w:r>
      <w:proofErr w:type="spellStart"/>
      <w:r w:rsidRPr="00CB72ED">
        <w:rPr>
          <w:i/>
          <w:iCs/>
        </w:rPr>
        <w:t>gorbuscha</w:t>
      </w:r>
      <w:proofErr w:type="spellEnd"/>
      <w:r w:rsidRPr="00CB72ED">
        <w:t>) as a</w:t>
      </w:r>
      <w:r w:rsidR="00B87F35">
        <w:t>n initial focus</w:t>
      </w:r>
      <w:r w:rsidRPr="00CB72ED">
        <w:t xml:space="preserve">. </w:t>
      </w:r>
      <w:r w:rsidR="00B87F35">
        <w:t xml:space="preserve">The Arctic is a rapidly changing region with </w:t>
      </w:r>
      <w:r w:rsidR="00D634A7">
        <w:t xml:space="preserve">record increases in air and water temperatures, and </w:t>
      </w:r>
      <w:r w:rsidR="0025754F">
        <w:t xml:space="preserve">associated </w:t>
      </w:r>
      <w:r w:rsidR="00D634A7">
        <w:t xml:space="preserve">reductions in sea ice. These physical </w:t>
      </w:r>
      <w:r w:rsidR="003C7E40">
        <w:t>alterations</w:t>
      </w:r>
      <w:r w:rsidR="00D634A7">
        <w:t xml:space="preserve"> </w:t>
      </w:r>
      <w:r w:rsidR="003C7E40">
        <w:t>may</w:t>
      </w:r>
      <w:r w:rsidR="00D634A7">
        <w:t xml:space="preserve"> have profound implications for the coastal and pelagic ecosystems of the Arctic. </w:t>
      </w:r>
      <w:r w:rsidR="003E0126">
        <w:t xml:space="preserve">Responses by Pacific salmon to these unprecedented changes in the Arctic </w:t>
      </w:r>
      <w:r w:rsidR="001F3B8A">
        <w:t>is of particular interest given the ecological, economic and cultural importance of salmon</w:t>
      </w:r>
      <w:r w:rsidR="00822841">
        <w:t xml:space="preserve"> at lower latitudes. </w:t>
      </w:r>
      <w:r w:rsidR="0025754F">
        <w:t xml:space="preserve">Available information on catches of salmon suggest that numbers </w:t>
      </w:r>
      <w:r w:rsidR="00184DBB">
        <w:t>are</w:t>
      </w:r>
      <w:r w:rsidR="0025754F">
        <w:t xml:space="preserve"> increasing in Arctic coastal habitats. However, </w:t>
      </w:r>
      <w:r w:rsidR="00184DBB">
        <w:t xml:space="preserve">we lack specific confirmation that Arctic watersheds can actually sustain and locally produce salmon. This </w:t>
      </w:r>
      <w:r w:rsidR="003C7E40">
        <w:t xml:space="preserve">study </w:t>
      </w:r>
      <w:r w:rsidR="00184DBB">
        <w:t xml:space="preserve">aims to fill this knowledge gap, by relying on geochemical signatures in the otoliths of pink salmon during their juvenile freshwater </w:t>
      </w:r>
      <w:r w:rsidR="003C7E40">
        <w:t xml:space="preserve">residency </w:t>
      </w:r>
      <w:r w:rsidR="00184DBB">
        <w:t xml:space="preserve">and early marine phases </w:t>
      </w:r>
      <w:r w:rsidR="003C7E40">
        <w:t>to</w:t>
      </w:r>
      <w:r w:rsidR="00184DBB">
        <w:t xml:space="preserve"> evaluating similarities with the geochemical signatures of water as endpoints for regional </w:t>
      </w:r>
      <w:r w:rsidR="00184DBB" w:rsidRPr="000C2935">
        <w:t xml:space="preserve">watersheds and the literature for coastal marine habitats. </w:t>
      </w:r>
      <w:r w:rsidRPr="000C2935">
        <w:t>The results</w:t>
      </w:r>
      <w:r w:rsidRPr="00CB72ED">
        <w:t xml:space="preserve"> of this initial effort will be used to guide development of an interdisciplinary framework for future studies designed to predict the extent to which the use of these Arctic environments by native and </w:t>
      </w:r>
      <w:r w:rsidR="005854FB">
        <w:t>expanding</w:t>
      </w:r>
      <w:r w:rsidRPr="00CB72ED">
        <w:t xml:space="preserve"> fish species will be altered by natural and anthropogenic climate changes. Future research approaches will ultimately include remote sensing, hydrologic modeling and aquatic geochemistry. </w:t>
      </w:r>
    </w:p>
    <w:p w14:paraId="725479FA" w14:textId="77777777" w:rsidR="00991ED8" w:rsidRDefault="00991ED8"/>
    <w:p w14:paraId="1BEE122F" w14:textId="1258B76F" w:rsidR="00766FF4" w:rsidRDefault="00766FF4">
      <w:pPr>
        <w:rPr>
          <w:i/>
          <w:iCs/>
        </w:rPr>
      </w:pPr>
      <w:r w:rsidRPr="00F165A4">
        <w:rPr>
          <w:i/>
          <w:iCs/>
        </w:rPr>
        <w:t>b) Background/Relevance to BOEM Issues, Information Needs, and Research Topics:</w:t>
      </w:r>
    </w:p>
    <w:p w14:paraId="7081DE49" w14:textId="77777777" w:rsidR="00007D98" w:rsidRPr="00007D98" w:rsidRDefault="00007D98"/>
    <w:p w14:paraId="140DC574" w14:textId="5A36F6C2" w:rsidR="00766FF4" w:rsidRPr="00B82229" w:rsidRDefault="00F36E22">
      <w:pPr>
        <w:rPr>
          <w:rFonts w:ascii="Arial" w:hAnsi="Arial" w:cs="Arial"/>
          <w:b/>
          <w:bCs/>
        </w:rPr>
      </w:pPr>
      <w:r w:rsidRPr="00B82229">
        <w:rPr>
          <w:rFonts w:ascii="Arial" w:hAnsi="Arial" w:cs="Arial"/>
          <w:b/>
          <w:bCs/>
        </w:rPr>
        <w:t>Background</w:t>
      </w:r>
    </w:p>
    <w:p w14:paraId="47FF8C68" w14:textId="413982DE" w:rsidR="0026717B" w:rsidRDefault="00185CD0" w:rsidP="0026717B">
      <w:r>
        <w:t xml:space="preserve">Irvine et al. </w:t>
      </w:r>
      <w:r>
        <w:fldChar w:fldCharType="begin"/>
      </w:r>
      <w:r>
        <w:instrText xml:space="preserve"> ADDIN EN.CITE &lt;EndNote&gt;&lt;Cite ExcludeAuth="1"&gt;&lt;Author&gt;Irvine&lt;/Author&gt;&lt;Year&gt;2009&lt;/Year&gt;&lt;RecNum&gt;34&lt;/RecNum&gt;&lt;DisplayText&gt;(2009)&lt;/DisplayText&gt;&lt;record&gt;&lt;rec-number&gt;34&lt;/rec-number&gt;&lt;foreign-keys&gt;&lt;key app="EN" db-id="0atpzw9wtas0xree9d95zxv3edsre000xape" timestamp="1588718050"&gt;34&lt;/key&gt;&lt;/foreign-keys&gt;&lt;ref-type name="Journal Article"&gt;17&lt;/ref-type&gt;&lt;contributors&gt;&lt;authors&gt;&lt;author&gt;Irvine, J.R.&lt;/author&gt;&lt;author&gt;Macdonald, R.W.&lt;/author&gt;&lt;author&gt;Brown, R.J.&lt;/author&gt;&lt;author&gt;Godbout, L.&lt;/author&gt;&lt;author&gt;Reist, J.D.&lt;/author&gt;&lt;author&gt;Carmack, E.C.&lt;/author&gt;&lt;/authors&gt;&lt;/contributors&gt;&lt;titles&gt;&lt;title&gt;Salmon in the Arctic and How They Avoid Lethal Low Temperatures&lt;/title&gt;&lt;secondary-title&gt;North Pacific Anadromous Fish Commission Bulletin&lt;/secondary-title&gt;&lt;/titles&gt;&lt;periodical&gt;&lt;full-title&gt;North Pacific Anadromous Fish Commission Bulletin&lt;/full-title&gt;&lt;/periodical&gt;&lt;pages&gt;39-50&lt;/pages&gt;&lt;volume&gt;No. 5&lt;/volume&gt;&lt;dates&gt;&lt;year&gt;2009&lt;/year&gt;&lt;/dates&gt;&lt;urls&gt;&lt;/urls&gt;&lt;/record&gt;&lt;/Cite&gt;&lt;/EndNote&gt;</w:instrText>
      </w:r>
      <w:r>
        <w:fldChar w:fldCharType="separate"/>
      </w:r>
      <w:r>
        <w:rPr>
          <w:noProof/>
        </w:rPr>
        <w:t>(2009)</w:t>
      </w:r>
      <w:r>
        <w:fldChar w:fldCharType="end"/>
      </w:r>
      <w:r>
        <w:t xml:space="preserve"> </w:t>
      </w:r>
      <w:r w:rsidR="005228DA">
        <w:t>posed a series of key</w:t>
      </w:r>
      <w:r w:rsidR="0034505D">
        <w:t xml:space="preserve"> question</w:t>
      </w:r>
      <w:r w:rsidR="005228DA">
        <w:t>s regarding responses by Arctic marine ecosystems to ongoing, rapid environmental changes,</w:t>
      </w:r>
      <w:r w:rsidR="00017C60">
        <w:t xml:space="preserve"> </w:t>
      </w:r>
      <w:r w:rsidR="0034505D">
        <w:t>“</w:t>
      </w:r>
      <w:r w:rsidR="005228DA" w:rsidRPr="005228DA">
        <w:t xml:space="preserve">What is the potential of the Arctic Ocean, including the Chukchi and Beaufort seas for Pacific salmon? With climate change, will this area become a major salmon rearing environment? Will </w:t>
      </w:r>
      <w:r w:rsidR="005228DA">
        <w:t>a</w:t>
      </w:r>
      <w:r w:rsidR="005228DA" w:rsidRPr="005228DA">
        <w:t>rctic watersheds become important salmon producers?</w:t>
      </w:r>
      <w:r w:rsidR="0034505D">
        <w:t xml:space="preserve">”. </w:t>
      </w:r>
      <w:r w:rsidR="00017C60">
        <w:t>Answers to these questions are f</w:t>
      </w:r>
      <w:r w:rsidR="001E388A">
        <w:t>ar from resolved</w:t>
      </w:r>
      <w:r w:rsidR="00017C60">
        <w:t>, although the issues are no</w:t>
      </w:r>
      <w:r w:rsidR="001E388A">
        <w:t>w</w:t>
      </w:r>
      <w:r w:rsidR="00017C60">
        <w:t xml:space="preserve"> a focus of </w:t>
      </w:r>
      <w:r w:rsidR="001E388A">
        <w:t>an increasing number of</w:t>
      </w:r>
      <w:r w:rsidR="009516BB">
        <w:t xml:space="preserve"> investigations and </w:t>
      </w:r>
      <w:r w:rsidR="001E388A">
        <w:t xml:space="preserve">ongoing </w:t>
      </w:r>
      <w:r w:rsidR="009516BB">
        <w:t xml:space="preserve">debate </w:t>
      </w:r>
      <w:r w:rsidR="009516BB">
        <w:fldChar w:fldCharType="begin">
          <w:fldData xml:space="preserve">PEVuZE5vdGU+PENpdGU+PEF1dGhvcj5DYXJvdGhlcnM8L0F1dGhvcj48WWVhcj4yMDE5PC9ZZWFy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==
</w:fldData>
        </w:fldChar>
      </w:r>
      <w:r w:rsidR="00B93F0F">
        <w:instrText xml:space="preserve"> ADDIN EN.CITE </w:instrText>
      </w:r>
      <w:r w:rsidR="00B93F0F">
        <w:fldChar w:fldCharType="begin">
          <w:fldData xml:space="preserve">PEVuZE5vdGU+PENpdGU+PEF1dGhvcj5DYXJvdGhlcnM8L0F1dGhvcj48WWVhcj4yMDE5PC9ZZWFy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==
</w:fldData>
        </w:fldChar>
      </w:r>
      <w:r w:rsidR="00B93F0F">
        <w:instrText xml:space="preserve"> ADDIN EN.CITE.DATA </w:instrText>
      </w:r>
      <w:r w:rsidR="00B93F0F">
        <w:fldChar w:fldCharType="end"/>
      </w:r>
      <w:r w:rsidR="009516BB">
        <w:fldChar w:fldCharType="separate"/>
      </w:r>
      <w:r w:rsidR="00B93F0F">
        <w:rPr>
          <w:noProof/>
        </w:rPr>
        <w:t>(Irvine et al. 2009, Moss et al. 2009, Dunmall et al. 2013, Nielsen et al. 2013, Wechter et al. 2017, Carothers et al. 2019)</w:t>
      </w:r>
      <w:r w:rsidR="009516BB">
        <w:fldChar w:fldCharType="end"/>
      </w:r>
      <w:r w:rsidR="001E388A">
        <w:t xml:space="preserve">. </w:t>
      </w:r>
      <w:r w:rsidR="00791F7F">
        <w:t xml:space="preserve">The Arctic has experienced increases in air temperatures on the order of 2-3 </w:t>
      </w:r>
      <w:r w:rsidR="00791F7F">
        <w:sym w:font="Symbol" w:char="F0B0"/>
      </w:r>
      <w:r w:rsidR="00791F7F">
        <w:t>C during summer</w:t>
      </w:r>
      <w:r w:rsidR="00596CEA">
        <w:t>,</w:t>
      </w:r>
      <w:r w:rsidR="00791F7F">
        <w:t xml:space="preserve"> and 4 </w:t>
      </w:r>
      <w:r w:rsidR="00791F7F">
        <w:sym w:font="Symbol" w:char="F0B0"/>
      </w:r>
      <w:r w:rsidR="00791F7F">
        <w:t>C during winter</w:t>
      </w:r>
      <w:r w:rsidR="00596CEA">
        <w:t>,</w:t>
      </w:r>
      <w:r w:rsidR="00791F7F">
        <w:t xml:space="preserve"> since the 1950’s </w:t>
      </w:r>
      <w:r w:rsidR="00791F7F">
        <w:fldChar w:fldCharType="begin"/>
      </w:r>
      <w:r w:rsidR="00710018">
        <w:instrText xml:space="preserve"> ADDIN EN.CITE &lt;EndNote&gt;&lt;Cite&gt;&lt;Author&gt;IPCC&lt;/Author&gt;&lt;Year&gt;2014&lt;/Year&gt;&lt;RecNum&gt;35&lt;/RecNum&gt;&lt;DisplayText&gt;(IPCC 2014)&lt;/DisplayText&gt;&lt;record&gt;&lt;rec-number&gt;35&lt;/rec-number&gt;&lt;foreign-keys&gt;&lt;key app="EN" db-id="0atpzw9wtas0xree9d95zxv3edsre000xape" timestamp="1588720860"&gt;35&lt;/key&gt;&lt;/foreign-keys&gt;&lt;ref-type name="Report"&gt;27&lt;/ref-type&gt;&lt;contributors&gt;&lt;authors&gt;&lt;author&gt;IPCC,&lt;/author&gt;&lt;/authors&gt;&lt;/contributors&gt;&lt;titles&gt;&lt;title&gt;Climate change 2014: Synthesis report. Contribution of Working Groups I, II and III to the Fifth Assessment Report of the Intergovernmental Panel on Climate Change. Core Writing Team, Pachauri, R.K., and Meyer, L.A., eds. Geneva, Switzerland: IPCC. 151 p&lt;/title&gt;&lt;/titles&gt;&lt;dates&gt;&lt;year&gt;2014&lt;/year&gt;&lt;/dates&gt;&lt;urls&gt;&lt;/urls&gt;&lt;/record&gt;&lt;/Cite&gt;&lt;/EndNote&gt;</w:instrText>
      </w:r>
      <w:r w:rsidR="00791F7F">
        <w:fldChar w:fldCharType="separate"/>
      </w:r>
      <w:r w:rsidR="00710018">
        <w:rPr>
          <w:noProof/>
        </w:rPr>
        <w:t>(IPCC 2014)</w:t>
      </w:r>
      <w:r w:rsidR="00791F7F">
        <w:fldChar w:fldCharType="end"/>
      </w:r>
      <w:r w:rsidR="00710018">
        <w:t xml:space="preserve"> and </w:t>
      </w:r>
      <w:r w:rsidR="00596CEA">
        <w:t xml:space="preserve">similar </w:t>
      </w:r>
      <w:r w:rsidR="00B93A2B">
        <w:t>warming trends</w:t>
      </w:r>
      <w:r w:rsidR="00596CEA">
        <w:t xml:space="preserve"> are evident </w:t>
      </w:r>
      <w:r w:rsidR="00300AB7">
        <w:t>for</w:t>
      </w:r>
      <w:r w:rsidR="00596CEA">
        <w:t xml:space="preserve"> </w:t>
      </w:r>
      <w:r w:rsidR="00B93A2B">
        <w:t xml:space="preserve">marine waters </w:t>
      </w:r>
      <w:r w:rsidR="00B93A2B">
        <w:fldChar w:fldCharType="begin"/>
      </w:r>
      <w:r w:rsidR="00B93A2B">
        <w:instrText xml:space="preserve"> ADDIN EN.CITE &lt;EndNote&gt;&lt;Cite&gt;&lt;Author&gt;Huntington&lt;/Author&gt;&lt;Year&gt;2020&lt;/Year&gt;&lt;RecNum&gt;38&lt;/RecNum&gt;&lt;DisplayText&gt;(Huntington et al. 2020)&lt;/DisplayText&gt;&lt;record&gt;&lt;rec-number&gt;38&lt;/rec-number&gt;&lt;foreign-keys&gt;&lt;key app="EN" db-id="0atpzw9wtas0xree9d95zxv3edsre000xape" timestamp="1588723059"&gt;38&lt;/key&gt;&lt;/foreign-keys&gt;&lt;ref-type name="Journal Article"&gt;17&lt;/ref-type&gt;&lt;contributors&gt;&lt;authors&gt;&lt;author&gt;Huntington, H. P.&lt;/author&gt;&lt;author&gt;Danielson, S. L.&lt;/author&gt;&lt;author&gt;Wiese, F. K.&lt;/author&gt;&lt;author&gt;Baker, M.&lt;/author&gt;&lt;author&gt;Boveng, P.&lt;/author&gt;&lt;author&gt;Citta, J. J.&lt;/author&gt;&lt;author&gt;De Robertis, A.&lt;/author&gt;&lt;author&gt;Dickson, D. M. S.&lt;/author&gt;&lt;author&gt;Farley, E.&lt;/author&gt;&lt;author&gt;George, J. C.&lt;/author&gt;&lt;author&gt;Iken, K.&lt;/author&gt;&lt;author&gt;Kimmel, D. G.&lt;/author&gt;&lt;author&gt;Kuletz, K.&lt;/author&gt;&lt;author&gt;Ladd, C.&lt;/author&gt;&lt;author&gt;Levine, R.&lt;/author&gt;&lt;author&gt;Quakenbush, L.&lt;/author&gt;&lt;author&gt;Stabeno, P.&lt;/author&gt;&lt;author&gt;Stafford, K. M.&lt;/author&gt;&lt;author&gt;Stockwell, D.&lt;/author&gt;&lt;author&gt;Wilson, C.&lt;/author&gt;&lt;/authors&gt;&lt;/contributors&gt;&lt;titles&gt;&lt;title&gt;Evidence suggests potential transformation of the Pacific Arctic ecosystem is underway&lt;/title&gt;&lt;secondary-title&gt;Nature Climate Change&lt;/secondary-title&gt;&lt;/titles&gt;&lt;periodical&gt;&lt;full-title&gt;Nature Climate Change&lt;/full-title&gt;&lt;/periodical&gt;&lt;pages&gt;342-+&lt;/pages&gt;&lt;volume&gt;10&lt;/volume&gt;&lt;number&gt;4&lt;/number&gt;&lt;dates&gt;&lt;year&gt;2020&lt;/year&gt;&lt;pub-dates&gt;&lt;date&gt;Apr&lt;/date&gt;&lt;/pub-dates&gt;&lt;/dates&gt;&lt;isbn&gt;1758-678X&lt;/isbn&gt;&lt;accession-num&gt;WOS:000515477200009&lt;/accession-num&gt;&lt;urls&gt;&lt;related-urls&gt;&lt;url&gt;&amp;lt;Go to ISI&amp;gt;://WOS:000515477200009&lt;/url&gt;&lt;/related-urls&gt;&lt;/urls&gt;&lt;electronic-resource-num&gt;10.1038/s41558-020-0695-2&lt;/electronic-resource-num&gt;&lt;/record&gt;&lt;/Cite&gt;&lt;/EndNote&gt;</w:instrText>
      </w:r>
      <w:r w:rsidR="00B93A2B">
        <w:fldChar w:fldCharType="separate"/>
      </w:r>
      <w:r w:rsidR="00B93A2B">
        <w:rPr>
          <w:noProof/>
        </w:rPr>
        <w:t>(Huntington et al. 2020)</w:t>
      </w:r>
      <w:r w:rsidR="00B93A2B">
        <w:fldChar w:fldCharType="end"/>
      </w:r>
      <w:r w:rsidR="00300AB7">
        <w:t xml:space="preserve">. </w:t>
      </w:r>
      <w:r w:rsidR="00993D2E">
        <w:t>Not surprisingly, increases in</w:t>
      </w:r>
      <w:r w:rsidR="00390FE9">
        <w:t xml:space="preserve"> </w:t>
      </w:r>
      <w:r w:rsidR="00513C78">
        <w:t xml:space="preserve">Arctic </w:t>
      </w:r>
      <w:r w:rsidR="00993D2E">
        <w:t xml:space="preserve">air and </w:t>
      </w:r>
      <w:r w:rsidR="0003348C">
        <w:t>ocean</w:t>
      </w:r>
      <w:r w:rsidR="00993D2E">
        <w:t xml:space="preserve"> temperatures, </w:t>
      </w:r>
      <w:r w:rsidR="0003348C">
        <w:t>associated reductions in sea ice</w:t>
      </w:r>
      <w:r w:rsidR="00390FE9">
        <w:t xml:space="preserve"> and </w:t>
      </w:r>
      <w:r w:rsidR="00513C78">
        <w:t xml:space="preserve">regional </w:t>
      </w:r>
      <w:r w:rsidR="00390FE9">
        <w:t>snowpack, and</w:t>
      </w:r>
      <w:r w:rsidR="0003348C">
        <w:t xml:space="preserve"> increases in precipitation and</w:t>
      </w:r>
      <w:r w:rsidR="00390FE9">
        <w:t xml:space="preserve"> the input of terrestrial organic matter into coastal ecosystems is expected to </w:t>
      </w:r>
      <w:r w:rsidR="00513C78">
        <w:t xml:space="preserve">profoundly change Arctic coastal and marine pelagic ecosystems. </w:t>
      </w:r>
      <w:r w:rsidR="00423E87">
        <w:t>The</w:t>
      </w:r>
      <w:r w:rsidR="00513C78">
        <w:t xml:space="preserve"> grand challenge for ecologists is to not only document these </w:t>
      </w:r>
      <w:r w:rsidR="0047145F">
        <w:t>alterations</w:t>
      </w:r>
      <w:r w:rsidR="00513C78">
        <w:t xml:space="preserve"> but </w:t>
      </w:r>
      <w:r w:rsidR="009C37CF">
        <w:t xml:space="preserve">also </w:t>
      </w:r>
      <w:r w:rsidR="00423E87">
        <w:t xml:space="preserve">develop detailed understandings of these changing ecosystems to better predict </w:t>
      </w:r>
      <w:r w:rsidR="00582F9E">
        <w:t>responses by key trophic levels</w:t>
      </w:r>
      <w:r w:rsidR="005067E6">
        <w:t xml:space="preserve">, </w:t>
      </w:r>
      <w:r w:rsidR="0047145F">
        <w:t>in particular</w:t>
      </w:r>
      <w:r w:rsidR="005067E6">
        <w:t xml:space="preserve"> Pacific salmon (</w:t>
      </w:r>
      <w:r w:rsidR="005067E6" w:rsidRPr="00F36E22">
        <w:rPr>
          <w:i/>
          <w:iCs/>
        </w:rPr>
        <w:t>Oncorhynchus</w:t>
      </w:r>
      <w:r w:rsidR="005067E6">
        <w:t xml:space="preserve"> spp., hereafter salmon)</w:t>
      </w:r>
      <w:r w:rsidR="00B110A9">
        <w:t>,</w:t>
      </w:r>
      <w:r w:rsidR="00582F9E">
        <w:t xml:space="preserve"> under increasing</w:t>
      </w:r>
      <w:r w:rsidR="0047145F">
        <w:t>ly</w:t>
      </w:r>
      <w:r w:rsidR="00582F9E">
        <w:t xml:space="preserve"> complex</w:t>
      </w:r>
      <w:r w:rsidR="0047145F">
        <w:t xml:space="preserve"> </w:t>
      </w:r>
      <w:r w:rsidR="00582F9E">
        <w:t>environmental conditions.</w:t>
      </w:r>
      <w:r w:rsidR="00150E62">
        <w:t xml:space="preserve"> Additionally, detailed ecological knowledge of Arctic ecosystems </w:t>
      </w:r>
      <w:r w:rsidR="005948F8">
        <w:t xml:space="preserve">can inform the management of human activities, and importantly </w:t>
      </w:r>
      <w:r w:rsidR="005067E6">
        <w:t>help</w:t>
      </w:r>
      <w:r w:rsidR="005948F8">
        <w:t xml:space="preserve"> mitigat</w:t>
      </w:r>
      <w:r w:rsidR="005067E6">
        <w:t>e</w:t>
      </w:r>
      <w:r w:rsidR="005948F8">
        <w:t xml:space="preserve"> urgent anthropogenic </w:t>
      </w:r>
      <w:r w:rsidR="00F63FAF">
        <w:t>impacts.</w:t>
      </w:r>
    </w:p>
    <w:p w14:paraId="5E96FF2E" w14:textId="2C04DA46" w:rsidR="00F80D81" w:rsidRPr="00F80D81" w:rsidRDefault="005067E6" w:rsidP="00007D98">
      <w:pPr>
        <w:ind w:firstLine="720"/>
      </w:pPr>
      <w:r>
        <w:t>S</w:t>
      </w:r>
      <w:r w:rsidR="00582F9E">
        <w:t>almon</w:t>
      </w:r>
      <w:r w:rsidR="00347754">
        <w:t xml:space="preserve"> are key species of interest in the context of a rapidly changing Arctic. </w:t>
      </w:r>
      <w:r w:rsidR="000D2A85">
        <w:t>F</w:t>
      </w:r>
      <w:r w:rsidR="006829E3">
        <w:t>ive species</w:t>
      </w:r>
      <w:r w:rsidR="000D2A85">
        <w:t xml:space="preserve"> of</w:t>
      </w:r>
      <w:r w:rsidR="006829E3">
        <w:t xml:space="preserve"> </w:t>
      </w:r>
      <w:r w:rsidR="000D2A85">
        <w:t xml:space="preserve">Pacific salmon, </w:t>
      </w:r>
      <w:r w:rsidR="006829E3">
        <w:t>Chinook</w:t>
      </w:r>
      <w:r w:rsidR="006829E3" w:rsidRPr="006829E3">
        <w:t xml:space="preserve"> (</w:t>
      </w:r>
      <w:r w:rsidR="006829E3" w:rsidRPr="006829E3">
        <w:rPr>
          <w:i/>
          <w:iCs/>
        </w:rPr>
        <w:t>O. tshawytscha</w:t>
      </w:r>
      <w:r w:rsidR="006829E3" w:rsidRPr="006829E3">
        <w:t>), sockeye (</w:t>
      </w:r>
      <w:r w:rsidR="006829E3" w:rsidRPr="006829E3">
        <w:rPr>
          <w:i/>
          <w:iCs/>
        </w:rPr>
        <w:t>O. nerka</w:t>
      </w:r>
      <w:r w:rsidR="006829E3" w:rsidRPr="006829E3">
        <w:t>), coho (</w:t>
      </w:r>
      <w:r w:rsidR="006829E3" w:rsidRPr="006829E3">
        <w:rPr>
          <w:i/>
          <w:iCs/>
        </w:rPr>
        <w:t>O. kisutch</w:t>
      </w:r>
      <w:r w:rsidR="006829E3" w:rsidRPr="006829E3">
        <w:t>)</w:t>
      </w:r>
      <w:r w:rsidR="006829E3">
        <w:t>, chum (</w:t>
      </w:r>
      <w:r w:rsidR="006829E3" w:rsidRPr="006829E3">
        <w:rPr>
          <w:i/>
          <w:iCs/>
        </w:rPr>
        <w:t>O. keta</w:t>
      </w:r>
      <w:r w:rsidR="006829E3">
        <w:t xml:space="preserve">), and </w:t>
      </w:r>
      <w:r w:rsidR="000546E4">
        <w:t>pink</w:t>
      </w:r>
      <w:r w:rsidR="006829E3" w:rsidRPr="006829E3">
        <w:t xml:space="preserve"> salmon (</w:t>
      </w:r>
      <w:r w:rsidR="006829E3" w:rsidRPr="006829E3">
        <w:rPr>
          <w:i/>
          <w:iCs/>
        </w:rPr>
        <w:t xml:space="preserve">O. </w:t>
      </w:r>
      <w:proofErr w:type="spellStart"/>
      <w:r w:rsidR="006829E3" w:rsidRPr="006829E3">
        <w:rPr>
          <w:i/>
          <w:iCs/>
        </w:rPr>
        <w:t>gorbuscha</w:t>
      </w:r>
      <w:proofErr w:type="spellEnd"/>
      <w:r w:rsidR="006829E3" w:rsidRPr="006829E3">
        <w:t>)</w:t>
      </w:r>
      <w:r>
        <w:t xml:space="preserve"> </w:t>
      </w:r>
      <w:r w:rsidR="006829E3">
        <w:t xml:space="preserve">are the foundation of </w:t>
      </w:r>
      <w:r w:rsidR="00E377E0">
        <w:t>important commercial</w:t>
      </w:r>
      <w:r w:rsidR="00A34596">
        <w:t xml:space="preserve"> and</w:t>
      </w:r>
      <w:r w:rsidR="00E377E0">
        <w:t xml:space="preserve"> sport</w:t>
      </w:r>
      <w:r w:rsidR="00A34596">
        <w:t xml:space="preserve"> fisheries</w:t>
      </w:r>
      <w:r w:rsidR="00E377E0">
        <w:t xml:space="preserve">, </w:t>
      </w:r>
      <w:r w:rsidR="00A34596">
        <w:t>as well as</w:t>
      </w:r>
      <w:r w:rsidR="00E377E0">
        <w:t xml:space="preserve"> subsistence harvest in lower latitude regions of Alaska and British </w:t>
      </w:r>
      <w:r w:rsidR="00E377E0">
        <w:lastRenderedPageBreak/>
        <w:t>Columbia, Canada</w:t>
      </w:r>
      <w:r w:rsidR="00ED676F">
        <w:t xml:space="preserve"> including the Gulf of Alaska and the </w:t>
      </w:r>
      <w:r w:rsidR="00A34596">
        <w:t xml:space="preserve">eastern </w:t>
      </w:r>
      <w:r w:rsidR="00ED676F">
        <w:t>Bering Sea (i.e., Bristol Bay</w:t>
      </w:r>
      <w:r w:rsidR="00A34596">
        <w:t>, Yukon River</w:t>
      </w:r>
      <w:r w:rsidR="00ED676F">
        <w:t>)</w:t>
      </w:r>
      <w:r w:rsidR="00A34596">
        <w:t xml:space="preserve"> </w:t>
      </w:r>
      <w:r w:rsidR="00A34596">
        <w:fldChar w:fldCharType="begin">
          <w:fldData xml:space="preserve">PEVuZE5vdGU+PENpdGU+PEF1dGhvcj5NdXJwaHk8L0F1dGhvcj48WWVhcj4yMDE3PC9ZZWFyPjxS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</w:fldData>
        </w:fldChar>
      </w:r>
      <w:r w:rsidR="00A34596">
        <w:instrText xml:space="preserve"> ADDIN EN.CITE </w:instrText>
      </w:r>
      <w:r w:rsidR="00A34596">
        <w:fldChar w:fldCharType="begin">
          <w:fldData xml:space="preserve">PEVuZE5vdGU+PENpdGU+PEF1dGhvcj5NdXJwaHk8L0F1dGhvcj48WWVhcj4yMDE3PC9ZZWFyPjxS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</w:fldData>
        </w:fldChar>
      </w:r>
      <w:r w:rsidR="00A34596">
        <w:instrText xml:space="preserve"> ADDIN EN.CITE.DATA </w:instrText>
      </w:r>
      <w:r w:rsidR="00A34596">
        <w:fldChar w:fldCharType="end"/>
      </w:r>
      <w:r w:rsidR="00A34596">
        <w:fldChar w:fldCharType="separate"/>
      </w:r>
      <w:r w:rsidR="00A34596">
        <w:rPr>
          <w:noProof/>
        </w:rPr>
        <w:t>(Schindler et al. 2010, Murphy et al. 2017, Ruggerone and Irvine 2018)</w:t>
      </w:r>
      <w:r w:rsidR="00A34596">
        <w:fldChar w:fldCharType="end"/>
      </w:r>
      <w:r w:rsidR="00D11DBC">
        <w:t xml:space="preserve"> and at higher latitudes on the Chukchi and Beaufort Seas </w:t>
      </w:r>
      <w:r w:rsidR="00D11DBC">
        <w:fldChar w:fldCharType="begin">
          <w:fldData xml:space="preserve">PEVuZE5vdGU+PENpdGU+PEF1dGhvcj5CYWNvbjwvQXV0aG9yPjxZZWFyPjIwMTE8L1llYXI+PFJl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</w:fldData>
        </w:fldChar>
      </w:r>
      <w:r w:rsidR="00D11DBC">
        <w:instrText xml:space="preserve"> ADDIN EN.CITE </w:instrText>
      </w:r>
      <w:r w:rsidR="00D11DBC">
        <w:fldChar w:fldCharType="begin">
          <w:fldData xml:space="preserve">PEVuZE5vdGU+PENpdGU+PEF1dGhvcj5CYWNvbjwvQXV0aG9yPjxZZWFyPjIwMTE8L1llYXI+PFJl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</w:fldData>
        </w:fldChar>
      </w:r>
      <w:r w:rsidR="00D11DBC">
        <w:instrText xml:space="preserve"> ADDIN EN.CITE.DATA </w:instrText>
      </w:r>
      <w:r w:rsidR="00D11DBC">
        <w:fldChar w:fldCharType="end"/>
      </w:r>
      <w:r w:rsidR="00D11DBC">
        <w:fldChar w:fldCharType="separate"/>
      </w:r>
      <w:r w:rsidR="00D11DBC">
        <w:rPr>
          <w:noProof/>
        </w:rPr>
        <w:t>(Bacon et al. 2011, Logerwell et al. 2015, Carothers et al. 2019)</w:t>
      </w:r>
      <w:r w:rsidR="00D11DBC">
        <w:fldChar w:fldCharType="end"/>
      </w:r>
      <w:r w:rsidR="00B110A9">
        <w:t xml:space="preserve">. </w:t>
      </w:r>
      <w:r w:rsidR="00D5509B">
        <w:t xml:space="preserve">Thus, the economic importance </w:t>
      </w:r>
      <w:r w:rsidR="00C33624">
        <w:t xml:space="preserve">of salmon </w:t>
      </w:r>
      <w:r w:rsidR="00D5509B">
        <w:t xml:space="preserve">at </w:t>
      </w:r>
      <w:r w:rsidR="00C33624">
        <w:t>regional, national and</w:t>
      </w:r>
      <w:r w:rsidR="00D5509B">
        <w:t xml:space="preserve"> international scale</w:t>
      </w:r>
      <w:r w:rsidR="00C33624">
        <w:t>s</w:t>
      </w:r>
      <w:r w:rsidR="00D5509B">
        <w:t xml:space="preserve"> cannot be overstated</w:t>
      </w:r>
      <w:r w:rsidR="0026717A">
        <w:t xml:space="preserve">, along with their cultural </w:t>
      </w:r>
      <w:r w:rsidR="009C1DBE">
        <w:t>significance</w:t>
      </w:r>
      <w:r w:rsidR="0026717A">
        <w:t xml:space="preserve"> </w:t>
      </w:r>
      <w:r w:rsidR="0026717A">
        <w:fldChar w:fldCharType="begin"/>
      </w:r>
      <w:r w:rsidR="0026717A">
        <w:instrText xml:space="preserve"> ADDIN EN.CITE &lt;EndNote&gt;&lt;Cite&gt;&lt;Author&gt;Criddle&lt;/Author&gt;&lt;Year&gt;2014&lt;/Year&gt;&lt;RecNum&gt;47&lt;/RecNum&gt;&lt;DisplayText&gt;(Criddle and Shimizu 2014)&lt;/DisplayText&gt;&lt;record&gt;&lt;rec-number&gt;47&lt;/rec-number&gt;&lt;foreign-keys&gt;&lt;key app="EN" db-id="0atpzw9wtas0xree9d95zxv3edsre000xape" timestamp="1588740211"&gt;47&lt;/key&gt;&lt;/foreign-keys&gt;&lt;ref-type name="Book Section"&gt;5&lt;/ref-type&gt;&lt;contributors&gt;&lt;authors&gt;&lt;author&gt;Criddle, K.R.&lt;/author&gt;&lt;author&gt;Shimizu, I&lt;/author&gt;&lt;/authors&gt;&lt;secondary-authors&gt;&lt;author&gt;Woo, P.T.K.&lt;/author&gt;&lt;author&gt;Noakes, D.J.&lt;/author&gt;&lt;/secondary-authors&gt;&lt;/contributors&gt;&lt;titles&gt;&lt;title&gt;The Economic Importance of Wild Pacific Salmon&lt;/title&gt;&lt;secondary-title&gt;Salmon: Biology, Ecological Impacts and Economic Importance&lt;/secondary-title&gt;&lt;/titles&gt;&lt;pages&gt;269-306&lt;/pages&gt;&lt;dates&gt;&lt;year&gt;2014&lt;/year&gt;&lt;/dates&gt;&lt;publisher&gt;Nova Science Publishers, Inc&lt;/publisher&gt;&lt;isbn&gt;978-1-63117-570-1&lt;/isbn&gt;&lt;urls&gt;&lt;/urls&gt;&lt;/record&gt;&lt;/Cite&gt;&lt;/EndNote&gt;</w:instrText>
      </w:r>
      <w:r w:rsidR="0026717A">
        <w:fldChar w:fldCharType="separate"/>
      </w:r>
      <w:r w:rsidR="0026717A">
        <w:rPr>
          <w:noProof/>
        </w:rPr>
        <w:t>(Criddle and Shimizu 2014)</w:t>
      </w:r>
      <w:r w:rsidR="0026717A">
        <w:fldChar w:fldCharType="end"/>
      </w:r>
      <w:r w:rsidR="0026717A">
        <w:t xml:space="preserve">. </w:t>
      </w:r>
      <w:r w:rsidR="00D5509B">
        <w:t xml:space="preserve">Importantly, </w:t>
      </w:r>
      <w:r w:rsidR="006C38A5">
        <w:t>the extensive</w:t>
      </w:r>
      <w:r w:rsidR="001A7952">
        <w:t xml:space="preserve"> </w:t>
      </w:r>
      <w:r w:rsidR="006C38A5">
        <w:t xml:space="preserve">literature </w:t>
      </w:r>
      <w:r w:rsidR="001A7952">
        <w:t>on</w:t>
      </w:r>
      <w:r w:rsidR="006C38A5">
        <w:t xml:space="preserve"> </w:t>
      </w:r>
      <w:r w:rsidR="00D5509B">
        <w:t xml:space="preserve">salmon has shown that </w:t>
      </w:r>
      <w:r w:rsidR="0026717A">
        <w:t>throughout</w:t>
      </w:r>
      <w:r w:rsidR="006C38A5">
        <w:t xml:space="preserve"> their core range </w:t>
      </w:r>
      <w:r w:rsidR="0026717A">
        <w:t>in</w:t>
      </w:r>
      <w:r w:rsidR="006C38A5">
        <w:t xml:space="preserve"> the North Pacific Ocean, salmon </w:t>
      </w:r>
      <w:r w:rsidR="00177D55">
        <w:t xml:space="preserve">populations </w:t>
      </w:r>
      <w:r w:rsidR="00A5748B">
        <w:t xml:space="preserve">predictably </w:t>
      </w:r>
      <w:r w:rsidR="006C38A5">
        <w:t xml:space="preserve">track thermal regimes and ocean productivity </w:t>
      </w:r>
      <w:r w:rsidR="00177D55">
        <w:fldChar w:fldCharType="begin"/>
      </w:r>
      <w:r w:rsidR="00177D55">
        <w:instrText xml:space="preserve"> ADDIN EN.CITE &lt;EndNote&gt;&lt;Cite&gt;&lt;Author&gt;Mantua&lt;/Author&gt;&lt;Year&gt;2015&lt;/Year&gt;&lt;RecNum&gt;43&lt;/RecNum&gt;&lt;DisplayText&gt;(Mantua 2015)&lt;/DisplayText&gt;&lt;record&gt;&lt;rec-number&gt;43&lt;/rec-number&gt;&lt;foreign-keys&gt;&lt;key app="EN" db-id="0atpzw9wtas0xree9d95zxv3edsre000xape" timestamp="1588727617"&gt;43&lt;/key&gt;&lt;/foreign-keys&gt;&lt;ref-type name="Journal Article"&gt;17&lt;/ref-type&gt;&lt;contributors&gt;&lt;authors&gt;&lt;author&gt;Mantua, N. J.&lt;/author&gt;&lt;/authors&gt;&lt;/contributors&gt;&lt;auth-address&gt;NOAA, SW Fisheries Sci Ctr, Natl Marine Fisheries Serv, Santa Cruz, CA 95060 USA.&amp;#xD;Mantua, NJ (reprint author), NOAA, SW Fisheries Sci Ctr, Natl Marine Fisheries Serv, Santa Cruz, CA 95060 USA.&amp;#xD;nate.mantua@noaa.gov&lt;/auth-address&gt;&lt;titles&gt;&lt;title&gt;Shifting patterns in Pacific climate, West Coast salmon survival rates, and increased volatility in ecosystem services&lt;/title&gt;&lt;secondary-title&gt;Proceedings of the National Academy of Sciences of the United States of America&lt;/secondary-title&gt;&lt;alt-title&gt;Proc. Natl. Acad. Sci. U. S. A.&lt;/alt-title&gt;&lt;/titles&gt;&lt;periodical&gt;&lt;full-title&gt;Proceedings of the National Academy of Sciences of the United States of America&lt;/full-title&gt;&lt;/periodical&gt;&lt;pages&gt;10823-10824&lt;/pages&gt;&lt;volume&gt;112&lt;/volume&gt;&lt;number&gt;35&lt;/number&gt;&lt;keywords&gt;&lt;keyword&gt;oncorhynchus-tshawytscha&lt;/keyword&gt;&lt;keyword&gt;maturity&lt;/keyword&gt;&lt;keyword&gt;age&lt;/keyword&gt;&lt;keyword&gt;Science &amp;amp; Technology - Other Topics&lt;/keyword&gt;&lt;/keywords&gt;&lt;dates&gt;&lt;year&gt;2015&lt;/year&gt;&lt;pub-dates&gt;&lt;date&gt;Sep&lt;/date&gt;&lt;/pub-dates&gt;&lt;/dates&gt;&lt;isbn&gt;0027-8424&lt;/isbn&gt;&lt;accession-num&gt;WOS:000360383200026&lt;/accession-num&gt;&lt;work-type&gt;Editorial Material&lt;/work-type&gt;&lt;urls&gt;&lt;related-urls&gt;&lt;url&gt;&amp;lt;Go to ISI&amp;gt;://WOS:000360383200026&lt;/url&gt;&lt;/related-urls&gt;&lt;/urls&gt;&lt;electronic-resource-num&gt;10.1073/pnas.1513511112&lt;/electronic-resource-num&gt;&lt;language&gt;English&lt;/language&gt;&lt;/record&gt;&lt;/Cite&gt;&lt;/EndNote&gt;</w:instrText>
      </w:r>
      <w:r w:rsidR="00177D55">
        <w:fldChar w:fldCharType="separate"/>
      </w:r>
      <w:r w:rsidR="00177D55">
        <w:rPr>
          <w:noProof/>
        </w:rPr>
        <w:t>(Mantua 2015)</w:t>
      </w:r>
      <w:r w:rsidR="00177D55">
        <w:fldChar w:fldCharType="end"/>
      </w:r>
      <w:r w:rsidR="00177D55">
        <w:t xml:space="preserve">. Therefore, </w:t>
      </w:r>
      <w:r w:rsidR="001A7952">
        <w:t xml:space="preserve">as </w:t>
      </w:r>
      <w:r w:rsidR="003E133C">
        <w:t>Arctic coastal and marine habitat</w:t>
      </w:r>
      <w:r w:rsidR="0026717A">
        <w:t>s</w:t>
      </w:r>
      <w:r w:rsidR="003E133C">
        <w:t xml:space="preserve"> change in response to temperature inc</w:t>
      </w:r>
      <w:r w:rsidR="00A5748B">
        <w:t>reases, shifts in salmon species distributions</w:t>
      </w:r>
      <w:r w:rsidR="00A52610">
        <w:t xml:space="preserve"> and population establishment</w:t>
      </w:r>
      <w:r w:rsidR="00A5748B">
        <w:t xml:space="preserve"> </w:t>
      </w:r>
      <w:r w:rsidR="0026717A">
        <w:t>might</w:t>
      </w:r>
      <w:r w:rsidR="00A5748B">
        <w:t xml:space="preserve"> be expected</w:t>
      </w:r>
      <w:r w:rsidR="00A52610">
        <w:t>,</w:t>
      </w:r>
      <w:r w:rsidR="00A5748B">
        <w:t xml:space="preserve"> as is generally predicted for ecological communities </w:t>
      </w:r>
      <w:r w:rsidR="00A52610">
        <w:t xml:space="preserve">in response </w:t>
      </w:r>
      <w:r w:rsidR="000D2A85">
        <w:t xml:space="preserve">to </w:t>
      </w:r>
      <w:r w:rsidR="00A52610">
        <w:t xml:space="preserve">climate change </w:t>
      </w:r>
      <w:r w:rsidR="00A52610">
        <w:fldChar w:fldCharType="begin"/>
      </w:r>
      <w:r w:rsidR="0031488A">
        <w:instrText xml:space="preserve"> ADDIN EN.CITE &lt;EndNote&gt;&lt;Cite&gt;&lt;Author&gt;Parmesan&lt;/Author&gt;&lt;Year&gt;2006&lt;/Year&gt;&lt;RecNum&gt;44&lt;/RecNum&gt;&lt;DisplayText&gt;(Parmesan 2006, Pinsky et al. 2013)&lt;/DisplayText&gt;&lt;record&gt;&lt;rec-number&gt;44&lt;/rec-number&gt;&lt;foreign-keys&gt;&lt;key app="EN" db-id="0atpzw9wtas0xree9d95zxv3edsre000xape" timestamp="1588728171"&gt;44&lt;/key&gt;&lt;/foreign-keys&gt;&lt;ref-type name="Journal Article"&gt;17&lt;/ref-type&gt;&lt;contributors&gt;&lt;authors&gt;&lt;author&gt;Parmesan, C.&lt;/author&gt;&lt;/authors&gt;&lt;/contributors&gt;&lt;titles&gt;&lt;title&gt;Ecological and evolutionary responses to recent climate change&lt;/title&gt;&lt;secondary-title&gt;Annual Review of Ecology Evolution and Systematics&lt;/secondary-title&gt;&lt;/titles&gt;&lt;periodical&gt;&lt;full-title&gt;Annual Review of Ecology Evolution and Systematics&lt;/full-title&gt;&lt;/periodical&gt;&lt;pages&gt;637 – 669&lt;/pages&gt;&lt;volume&gt;37&lt;/volume&gt;&lt;dates&gt;&lt;year&gt;2006&lt;/year&gt;&lt;/dates&gt;&lt;urls&gt;&lt;/urls&gt;&lt;/record&gt;&lt;/Cite&gt;&lt;Cite&gt;&lt;Author&gt;Pinsky&lt;/Author&gt;&lt;Year&gt;2013&lt;/Year&gt;&lt;RecNum&gt;56&lt;/RecNum&gt;&lt;record&gt;&lt;rec-number&gt;56&lt;/rec-number&gt;&lt;foreign-keys&gt;&lt;key app="EN" db-id="0atpzw9wtas0xree9d95zxv3edsre000xape" timestamp="1588878688"&gt;56&lt;/key&gt;&lt;/foreign-keys&gt;&lt;ref-type name="Journal Article"&gt;17&lt;/ref-type&gt;&lt;contributors&gt;&lt;authors&gt;&lt;author&gt;Pinsky, Malin L.&lt;/author&gt;&lt;author&gt;Worm, Boris&lt;/author&gt;&lt;author&gt;Fogarty, Michael J.&lt;/author&gt;&lt;author&gt;Sarmiento, Jorge L.&lt;/author&gt;&lt;author&gt;Levin, Simon A.&lt;/author&gt;&lt;/authors&gt;&lt;/contributors&gt;&lt;titles&gt;&lt;title&gt;Marine Taxa Track Local Climate Velocities&lt;/title&gt;&lt;secondary-title&gt;Science&lt;/secondary-title&gt;&lt;/titles&gt;&lt;periodical&gt;&lt;full-title&gt;Science&lt;/full-title&gt;&lt;/periodical&gt;&lt;pages&gt;1239&lt;/pages&gt;&lt;volume&gt;341&lt;/volume&gt;&lt;number&gt;6151&lt;/number&gt;&lt;dates&gt;&lt;year&gt;2013&lt;/year&gt;&lt;/dates&gt;&lt;urls&gt;&lt;related-urls&gt;&lt;url&gt;http://science.sciencemag.org/content/341/6151/1239.abstract&lt;/url&gt;&lt;/related-urls&gt;&lt;/urls&gt;&lt;electronic-resource-num&gt;10.1126/science.1239352&lt;/electronic-resource-num&gt;&lt;/record&gt;&lt;/Cite&gt;&lt;/EndNote&gt;</w:instrText>
      </w:r>
      <w:r w:rsidR="00A52610">
        <w:fldChar w:fldCharType="separate"/>
      </w:r>
      <w:r w:rsidR="0031488A">
        <w:rPr>
          <w:noProof/>
        </w:rPr>
        <w:t>(Parmesan 2006, Pinsky et al. 2013)</w:t>
      </w:r>
      <w:r w:rsidR="00A52610">
        <w:fldChar w:fldCharType="end"/>
      </w:r>
      <w:r w:rsidR="00A52610">
        <w:t xml:space="preserve">. </w:t>
      </w:r>
      <w:r w:rsidR="002E1E13">
        <w:t xml:space="preserve">Irvine et al. </w:t>
      </w:r>
      <w:r w:rsidR="002E1E13">
        <w:fldChar w:fldCharType="begin"/>
      </w:r>
      <w:r w:rsidR="002E1E13">
        <w:instrText xml:space="preserve"> ADDIN EN.CITE &lt;EndNote&gt;&lt;Cite ExcludeAuth="1"&gt;&lt;Author&gt;Irvine&lt;/Author&gt;&lt;Year&gt;2009&lt;/Year&gt;&lt;RecNum&gt;34&lt;/RecNum&gt;&lt;DisplayText&gt;(2009)&lt;/DisplayText&gt;&lt;record&gt;&lt;rec-number&gt;34&lt;/rec-number&gt;&lt;foreign-keys&gt;&lt;key app="EN" db-id="0atpzw9wtas0xree9d95zxv3edsre000xape" timestamp="1588718050"&gt;34&lt;/key&gt;&lt;/foreign-keys&gt;&lt;ref-type name="Journal Article"&gt;17&lt;/ref-type&gt;&lt;contributors&gt;&lt;authors&gt;&lt;author&gt;Irvine, J.R.&lt;/author&gt;&lt;author&gt;Macdonald, R.W.&lt;/author&gt;&lt;author&gt;Brown, R.J.&lt;/author&gt;&lt;author&gt;Godbout, L.&lt;/author&gt;&lt;author&gt;Reist, J.D.&lt;/author&gt;&lt;author&gt;Carmack, E.C.&lt;/author&gt;&lt;/authors&gt;&lt;/contributors&gt;&lt;titles&gt;&lt;title&gt;Salmon in the Arctic and How They Avoid Lethal Low Temperatures&lt;/title&gt;&lt;secondary-title&gt;North Pacific Anadromous Fish Commission Bulletin&lt;/secondary-title&gt;&lt;/titles&gt;&lt;periodical&gt;&lt;full-title&gt;North Pacific Anadromous Fish Commission Bulletin&lt;/full-title&gt;&lt;/periodical&gt;&lt;pages&gt;39-50&lt;/pages&gt;&lt;volume&gt;No. 5&lt;/volume&gt;&lt;dates&gt;&lt;year&gt;2009&lt;/year&gt;&lt;/dates&gt;&lt;urls&gt;&lt;/urls&gt;&lt;/record&gt;&lt;/Cite&gt;&lt;/EndNote&gt;</w:instrText>
      </w:r>
      <w:r w:rsidR="002E1E13">
        <w:fldChar w:fldCharType="separate"/>
      </w:r>
      <w:r w:rsidR="002E1E13">
        <w:rPr>
          <w:noProof/>
        </w:rPr>
        <w:t>(2009)</w:t>
      </w:r>
      <w:r w:rsidR="002E1E13">
        <w:fldChar w:fldCharType="end"/>
      </w:r>
      <w:r w:rsidR="002E1E13">
        <w:t xml:space="preserve"> reviewed the history of salmon presence in the Arctic, </w:t>
      </w:r>
      <w:r w:rsidR="000740FD">
        <w:t>noting</w:t>
      </w:r>
      <w:r w:rsidR="002E1E13">
        <w:t xml:space="preserve"> that </w:t>
      </w:r>
      <w:r w:rsidR="00FA0E36">
        <w:t xml:space="preserve">although </w:t>
      </w:r>
      <w:r w:rsidR="00275881">
        <w:t xml:space="preserve">Arctic salmon abundance time series are rare, pink and </w:t>
      </w:r>
      <w:r w:rsidR="000546E4">
        <w:t>chum</w:t>
      </w:r>
      <w:r w:rsidR="00275881">
        <w:t xml:space="preserve"> salmon appear to have the broadest </w:t>
      </w:r>
      <w:r w:rsidR="00E862C3">
        <w:t xml:space="preserve">Arctic </w:t>
      </w:r>
      <w:r w:rsidR="00275881">
        <w:t xml:space="preserve">distributions </w:t>
      </w:r>
      <w:r w:rsidR="00E862C3">
        <w:t xml:space="preserve">having been documented </w:t>
      </w:r>
      <w:r w:rsidR="00275881">
        <w:t xml:space="preserve">from </w:t>
      </w:r>
      <w:r w:rsidR="0032215F">
        <w:t>northeastern Siberia (Lena River) to the Mackenzie River</w:t>
      </w:r>
      <w:r w:rsidR="0031488A">
        <w:t xml:space="preserve"> </w:t>
      </w:r>
      <w:r w:rsidR="0031488A">
        <w:fldChar w:fldCharType="begin"/>
      </w:r>
      <w:r w:rsidR="0031488A">
        <w:instrText xml:space="preserve"> ADDIN EN.CITE &lt;EndNote&gt;&lt;Cite&gt;&lt;Author&gt;Irvine&lt;/Author&gt;&lt;Year&gt;2009&lt;/Year&gt;&lt;RecNum&gt;34&lt;/RecNum&gt;&lt;Prefix&gt;Northwest Territories`, &lt;/Prefix&gt;&lt;DisplayText&gt;(Northwest Territories, Irvine et al. 2009)&lt;/DisplayText&gt;&lt;record&gt;&lt;rec-number&gt;34&lt;/rec-number&gt;&lt;foreign-keys&gt;&lt;key app="EN" db-id="0atpzw9wtas0xree9d95zxv3edsre000xape" timestamp="1588718050"&gt;34&lt;/key&gt;&lt;/foreign-keys&gt;&lt;ref-type name="Journal Article"&gt;17&lt;/ref-type&gt;&lt;contributors&gt;&lt;authors&gt;&lt;author&gt;Irvine, J.R.&lt;/author&gt;&lt;author&gt;Macdonald, R.W.&lt;/author&gt;&lt;author&gt;Brown, R.J.&lt;/author&gt;&lt;author&gt;Godbout, L.&lt;/author&gt;&lt;author&gt;Reist, J.D.&lt;/author&gt;&lt;author&gt;Carmack, E.C.&lt;/author&gt;&lt;/authors&gt;&lt;/contributors&gt;&lt;titles&gt;&lt;title&gt;Salmon in the Arctic and How They Avoid Lethal Low Temperatures&lt;/title&gt;&lt;secondary-title&gt;North Pacific Anadromous Fish Commission Bulletin&lt;/secondary-title&gt;&lt;/titles&gt;&lt;periodical&gt;&lt;full-title&gt;North Pacific Anadromous Fish Commission Bulletin&lt;/full-title&gt;&lt;/periodical&gt;&lt;pages&gt;39-50&lt;/pages&gt;&lt;volume&gt;No. 5&lt;/volume&gt;&lt;dates&gt;&lt;year&gt;2009&lt;/year&gt;&lt;/dates&gt;&lt;urls&gt;&lt;/urls&gt;&lt;/record&gt;&lt;/Cite&gt;&lt;/EndNote&gt;</w:instrText>
      </w:r>
      <w:r w:rsidR="0031488A">
        <w:fldChar w:fldCharType="separate"/>
      </w:r>
      <w:r w:rsidR="0031488A">
        <w:rPr>
          <w:noProof/>
        </w:rPr>
        <w:t>(Northwest Territories, Irvine et al. 2009)</w:t>
      </w:r>
      <w:r w:rsidR="0031488A">
        <w:fldChar w:fldCharType="end"/>
      </w:r>
      <w:r w:rsidR="0032215F">
        <w:t>. In fact,</w:t>
      </w:r>
      <w:r w:rsidR="00E862C3">
        <w:t xml:space="preserve"> small populations of chum salmon appear to be natal to the Mackenzie River, </w:t>
      </w:r>
      <w:r w:rsidR="000727D4">
        <w:t xml:space="preserve">while both pink and chum salmon </w:t>
      </w:r>
      <w:r w:rsidR="0026717B">
        <w:t xml:space="preserve">have been caught in rivers near Prudhoe Bay, Alaska including the Colville River </w:t>
      </w:r>
      <w:r w:rsidR="0026717B">
        <w:fldChar w:fldCharType="begin"/>
      </w:r>
      <w:r w:rsidR="009740D5">
        <w:instrText xml:space="preserve"> ADDIN EN.CITE &lt;EndNote&gt;&lt;Cite&gt;&lt;Author&gt;Irvine&lt;/Author&gt;&lt;Year&gt;2009&lt;/Year&gt;&lt;RecNum&gt;34&lt;/RecNum&gt;&lt;Suffix&gt;`, see Fig. 1&lt;/Suffix&gt;&lt;DisplayText&gt;(Irvine et al. 2009, see Fig. 1)&lt;/DisplayText&gt;&lt;record&gt;&lt;rec-number&gt;34&lt;/rec-number&gt;&lt;foreign-keys&gt;&lt;key app="EN" db-id="0atpzw9wtas0xree9d95zxv3edsre000xape" timestamp="1588718050"&gt;34&lt;/key&gt;&lt;/foreign-keys&gt;&lt;ref-type name="Journal Article"&gt;17&lt;/ref-type&gt;&lt;contributors&gt;&lt;authors&gt;&lt;author&gt;Irvine, J.R.&lt;/author&gt;&lt;author&gt;Macdonald, R.W.&lt;/author&gt;&lt;author&gt;Brown, R.J.&lt;/author&gt;&lt;author&gt;Godbout, L.&lt;/author&gt;&lt;author&gt;Reist, J.D.&lt;/author&gt;&lt;author&gt;Carmack, E.C.&lt;/author&gt;&lt;/authors&gt;&lt;/contributors&gt;&lt;titles&gt;&lt;title&gt;Salmon in the Arctic and How They Avoid Lethal Low Temperatures&lt;/title&gt;&lt;secondary-title&gt;North Pacific Anadromous Fish Commission Bulletin&lt;/secondary-title&gt;&lt;/titles&gt;&lt;periodical&gt;&lt;full-title&gt;North Pacific Anadromous Fish Commission Bulletin&lt;/full-title&gt;&lt;/periodical&gt;&lt;pages&gt;39-50&lt;/pages&gt;&lt;volume&gt;No. 5&lt;/volume&gt;&lt;dates&gt;&lt;year&gt;2009&lt;/year&gt;&lt;/dates&gt;&lt;urls&gt;&lt;/urls&gt;&lt;/record&gt;&lt;/Cite&gt;&lt;/EndNote&gt;</w:instrText>
      </w:r>
      <w:r w:rsidR="0026717B">
        <w:fldChar w:fldCharType="separate"/>
      </w:r>
      <w:r w:rsidR="009740D5">
        <w:rPr>
          <w:noProof/>
        </w:rPr>
        <w:t>(Irvine et al. 2009, see Fig. 1)</w:t>
      </w:r>
      <w:r w:rsidR="0026717B">
        <w:fldChar w:fldCharType="end"/>
      </w:r>
      <w:r w:rsidR="0026717B">
        <w:t xml:space="preserve">. </w:t>
      </w:r>
      <w:r w:rsidR="0031488A">
        <w:t xml:space="preserve">A recent working group at the National Center for Ecological Analysis and Synthesis (NCEAS, led by co-I </w:t>
      </w:r>
      <w:r w:rsidR="009C1DBE">
        <w:t xml:space="preserve">Rand </w:t>
      </w:r>
      <w:r w:rsidR="0031488A">
        <w:t xml:space="preserve">of this proposal) focused on assembling data on </w:t>
      </w:r>
      <w:r w:rsidR="009C1DBE">
        <w:t xml:space="preserve">the </w:t>
      </w:r>
      <w:r w:rsidR="0031488A">
        <w:t xml:space="preserve">occurrence of pink salmon in the Arctic region (P. Rand, </w:t>
      </w:r>
      <w:r w:rsidR="00A24287">
        <w:t>P</w:t>
      </w:r>
      <w:r w:rsidR="00C52BEF">
        <w:t xml:space="preserve">rince </w:t>
      </w:r>
      <w:r w:rsidR="00A24287">
        <w:t>W</w:t>
      </w:r>
      <w:r w:rsidR="00C52BEF">
        <w:t xml:space="preserve">illiam </w:t>
      </w:r>
      <w:r w:rsidR="00A24287">
        <w:t>S</w:t>
      </w:r>
      <w:r w:rsidR="00C52BEF">
        <w:t xml:space="preserve">ound </w:t>
      </w:r>
      <w:r w:rsidR="00A24287">
        <w:t>S</w:t>
      </w:r>
      <w:r w:rsidR="00C52BEF">
        <w:t xml:space="preserve">cience </w:t>
      </w:r>
      <w:r w:rsidR="00A24287">
        <w:t>C</w:t>
      </w:r>
      <w:r w:rsidR="00C52BEF">
        <w:t>enter [PWSSC]</w:t>
      </w:r>
      <w:r w:rsidR="00A24287">
        <w:t xml:space="preserve">, </w:t>
      </w:r>
      <w:proofErr w:type="spellStart"/>
      <w:r w:rsidR="0031488A">
        <w:t>unpubl</w:t>
      </w:r>
      <w:proofErr w:type="spellEnd"/>
      <w:r w:rsidR="0031488A">
        <w:t>. data). Two long term data sets were identified that provide reliable indicators of expansion of pink salmon in the Arctic: a time series of catches in a fyke net deployed in Prudhoe Bay (T. Sutton, U</w:t>
      </w:r>
      <w:r w:rsidR="00C52BEF">
        <w:t xml:space="preserve">niversity of </w:t>
      </w:r>
      <w:r w:rsidR="0031488A">
        <w:t>A</w:t>
      </w:r>
      <w:r w:rsidR="00C52BEF">
        <w:t xml:space="preserve">laska </w:t>
      </w:r>
      <w:r w:rsidR="0031488A">
        <w:t>F</w:t>
      </w:r>
      <w:r w:rsidR="00C52BEF">
        <w:t>airbanks</w:t>
      </w:r>
      <w:r w:rsidR="00A17B10">
        <w:t xml:space="preserve"> [UAF]</w:t>
      </w:r>
      <w:r w:rsidR="0031488A">
        <w:t xml:space="preserve">, </w:t>
      </w:r>
      <w:proofErr w:type="spellStart"/>
      <w:r w:rsidR="0031488A">
        <w:t>unpubl</w:t>
      </w:r>
      <w:proofErr w:type="spellEnd"/>
      <w:r w:rsidR="0031488A">
        <w:t xml:space="preserve">. data) and reporting from a community-based monitoring effort among subsistence harvesters in the western Canadian Arctic (K. </w:t>
      </w:r>
      <w:proofErr w:type="spellStart"/>
      <w:r w:rsidR="0031488A">
        <w:t>Dunmall</w:t>
      </w:r>
      <w:proofErr w:type="spellEnd"/>
      <w:r w:rsidR="0031488A">
        <w:t>, D</w:t>
      </w:r>
      <w:r w:rsidR="009C1DBE">
        <w:t xml:space="preserve">epartment of </w:t>
      </w:r>
      <w:r w:rsidR="0031488A">
        <w:t>F</w:t>
      </w:r>
      <w:r w:rsidR="009C1DBE">
        <w:t xml:space="preserve">isheries and </w:t>
      </w:r>
      <w:r w:rsidR="0031488A">
        <w:t>O</w:t>
      </w:r>
      <w:r w:rsidR="009C1DBE">
        <w:t>ceans</w:t>
      </w:r>
      <w:r w:rsidR="00A24287">
        <w:t xml:space="preserve"> Canada</w:t>
      </w:r>
      <w:r w:rsidR="0031488A">
        <w:t xml:space="preserve">, </w:t>
      </w:r>
      <w:proofErr w:type="spellStart"/>
      <w:r w:rsidR="0031488A">
        <w:t>unpubl</w:t>
      </w:r>
      <w:proofErr w:type="spellEnd"/>
      <w:r w:rsidR="0031488A">
        <w:t>. data). Both time series indicate an increased presence of the species in Arctic waters (Fig</w:t>
      </w:r>
      <w:r w:rsidR="00A24287">
        <w:t>.</w:t>
      </w:r>
      <w:r w:rsidR="0031488A">
        <w:t xml:space="preserve"> 1), with a dominance in even years. The year 2008 (both series) and 2016 (Canadian series) were identified as years with anomalously high pink salmon presence. The NCEAS working group also identified increased presence of juvenile pink salmon in the northern Bering Sea, suggesting suitable habitat may be shifting northward</w:t>
      </w:r>
      <w:r w:rsidR="000E346D">
        <w:t xml:space="preserve"> </w:t>
      </w:r>
      <w:r w:rsidR="000E346D">
        <w:fldChar w:fldCharType="begin"/>
      </w:r>
      <w:r w:rsidR="000E346D">
        <w:instrText xml:space="preserve"> ADDIN EN.CITE &lt;EndNote&gt;&lt;Cite&gt;&lt;Author&gt;Farley&lt;/Author&gt;&lt;Year&gt;in revision, May 2020&lt;/Year&gt;&lt;RecNum&gt;57&lt;/RecNum&gt;&lt;DisplayText&gt;(Farley et al. in revision, May 2020)&lt;/DisplayText&gt;&lt;record&gt;&lt;rec-number&gt;57&lt;/rec-number&gt;&lt;foreign-keys&gt;&lt;key app="EN" db-id="0atpzw9wtas0xree9d95zxv3edsre000xape" timestamp="1588879147"&gt;57&lt;/key&gt;&lt;/foreign-keys&gt;&lt;ref-type name="Journal Article"&gt;17&lt;/ref-type&gt;&lt;contributors&gt;&lt;authors&gt;&lt;author&gt;Farley, E.V.&lt;/author&gt;&lt;author&gt;Murphy, J.M.&lt;/author&gt;&lt;author&gt;Cieciel, K.&lt;/author&gt;&lt;author&gt;Howard, &lt;/author&gt;&lt;author&gt;Yasumiishi, E.M.&lt;/author&gt;&lt;author&gt;Dunmall, K.&lt;/author&gt;&lt;author&gt;Sformo, T.&lt;/author&gt;&lt;author&gt;Rand, P.S.&lt;/author&gt;&lt;/authors&gt;&lt;/contributors&gt;&lt;titles&gt;&lt;title&gt;Response of pink salmon to climate warming in the northern Bering Sea&lt;/title&gt;&lt;secondary-title&gt;Deep-Sea Research Part II-Topical Studies in Oceanography&lt;/secondary-title&gt;&lt;/titles&gt;&lt;periodical&gt;&lt;full-title&gt;Deep-Sea Research Part Ii-Topical Studies in Oceanography&lt;/full-title&gt;&lt;/periodical&gt;&lt;dates&gt;&lt;year&gt;in revision, May 2020&lt;/year&gt;&lt;/dates&gt;&lt;urls&gt;&lt;/urls&gt;&lt;/record&gt;&lt;/Cite&gt;&lt;/EndNote&gt;</w:instrText>
      </w:r>
      <w:r w:rsidR="000E346D">
        <w:fldChar w:fldCharType="separate"/>
      </w:r>
      <w:r w:rsidR="000E346D">
        <w:rPr>
          <w:noProof/>
        </w:rPr>
        <w:t>(Farley et al. in revision, May 2020)</w:t>
      </w:r>
      <w:r w:rsidR="000E346D">
        <w:fldChar w:fldCharType="end"/>
      </w:r>
      <w:r w:rsidR="00A24287">
        <w:t xml:space="preserve">. </w:t>
      </w:r>
      <w:r w:rsidR="0026717B">
        <w:t xml:space="preserve">A recent ethnographic </w:t>
      </w:r>
      <w:r w:rsidR="00FA0E36">
        <w:t xml:space="preserve">study </w:t>
      </w:r>
      <w:r w:rsidR="0026717B">
        <w:t xml:space="preserve">in </w:t>
      </w:r>
      <w:proofErr w:type="spellStart"/>
      <w:r w:rsidR="0026717B" w:rsidRPr="0026717B">
        <w:t>Utqiaġvik</w:t>
      </w:r>
      <w:proofErr w:type="spellEnd"/>
      <w:r w:rsidR="0026717B" w:rsidRPr="0026717B">
        <w:t xml:space="preserve"> and Nuiqsut, Alaska</w:t>
      </w:r>
      <w:r w:rsidR="0026717B">
        <w:t xml:space="preserve"> reported </w:t>
      </w:r>
      <w:r w:rsidR="00F80D81">
        <w:t>that Elders and fisherman generally</w:t>
      </w:r>
      <w:r w:rsidR="00F80D81" w:rsidRPr="00F80D81">
        <w:t xml:space="preserve"> agreed that harvests of salmon have incre</w:t>
      </w:r>
      <w:r w:rsidR="00F80D81">
        <w:t>ased</w:t>
      </w:r>
      <w:r w:rsidR="00F80D81" w:rsidRPr="00F80D81">
        <w:t xml:space="preserve"> </w:t>
      </w:r>
      <w:r w:rsidR="00F80D81">
        <w:t>from</w:t>
      </w:r>
      <w:r w:rsidR="00F80D81" w:rsidRPr="00F80D81">
        <w:t xml:space="preserve"> the 1990s and 2000s</w:t>
      </w:r>
      <w:r w:rsidR="00D37B85">
        <w:t>, although some individuals interviewed expressed</w:t>
      </w:r>
      <w:r w:rsidR="0082024C">
        <w:t xml:space="preserve"> no trend, and even declining trends, in regional salmon abundance</w:t>
      </w:r>
      <w:r w:rsidR="00F80D81">
        <w:t xml:space="preserve"> </w:t>
      </w:r>
      <w:r w:rsidR="00F80D81">
        <w:fldChar w:fldCharType="begin"/>
      </w:r>
      <w:r w:rsidR="00F80D81">
        <w:instrText xml:space="preserve"> ADDIN EN.CITE &lt;EndNote&gt;&lt;Cite&gt;&lt;Author&gt;Carothers&lt;/Author&gt;&lt;Year&gt;2019&lt;/Year&gt;&lt;RecNum&gt;3&lt;/RecNum&gt;&lt;DisplayText&gt;(Carothers et al. 2019)&lt;/DisplayText&gt;&lt;record&gt;&lt;rec-number&gt;3&lt;/rec-number&gt;&lt;foreign-keys&gt;&lt;key app="EN" db-id="0atpzw9wtas0xree9d95zxv3edsre000xape" timestamp="1588659167"&gt;3&lt;/key&gt;&lt;/foreign-keys&gt;&lt;ref-type name="Journal Article"&gt;17&lt;/ref-type&gt;&lt;contributors&gt;&lt;authors&gt;&lt;author&gt;Carothers, C.&lt;/author&gt;&lt;author&gt;Sformo, T. L.&lt;/author&gt;&lt;author&gt;Cotton, S.&lt;/author&gt;&lt;author&gt;George, J. C.&lt;/author&gt;&lt;author&gt;Westley, P. A. H.&lt;/author&gt;&lt;/authors&gt;&lt;/contributors&gt;&lt;titles&gt;&lt;title&gt;Pacific Salmon in the Rapidly Changing Arctic: Exploring Local Knowledge and Emerging Fisheries in Utqiagvik and Nuiqsut, Alaska&lt;/title&gt;&lt;secondary-title&gt;Arctic&lt;/secondary-title&gt;&lt;/titles&gt;&lt;periodical&gt;&lt;full-title&gt;Arctic&lt;/full-title&gt;&lt;/periodical&gt;&lt;pages&gt;273-288&lt;/pages&gt;&lt;volume&gt;72&lt;/volume&gt;&lt;number&gt;3&lt;/number&gt;&lt;dates&gt;&lt;year&gt;2019&lt;/year&gt;&lt;pub-dates&gt;&lt;date&gt;Sep&lt;/date&gt;&lt;/pub-dates&gt;&lt;/dates&gt;&lt;isbn&gt;0004-0843&lt;/isbn&gt;&lt;accession-num&gt;WOS:000485096400005&lt;/accession-num&gt;&lt;urls&gt;&lt;related-urls&gt;&lt;url&gt;&amp;lt;Go to ISI&amp;gt;://WOS:000485096400005&lt;/url&gt;&lt;/related-urls&gt;&lt;/urls&gt;&lt;electronic-resource-num&gt;10.14430/arctic68876&lt;/electronic-resource-num&gt;&lt;/record&gt;&lt;/Cite&gt;&lt;/EndNote&gt;</w:instrText>
      </w:r>
      <w:r w:rsidR="00F80D81">
        <w:fldChar w:fldCharType="separate"/>
      </w:r>
      <w:r w:rsidR="00F80D81">
        <w:rPr>
          <w:noProof/>
        </w:rPr>
        <w:t>(Carothers et al. 2019)</w:t>
      </w:r>
      <w:r w:rsidR="00F80D81">
        <w:fldChar w:fldCharType="end"/>
      </w:r>
      <w:r w:rsidR="00A70820">
        <w:t xml:space="preserve">. </w:t>
      </w:r>
      <w:r w:rsidR="0082024C">
        <w:t>Importantly</w:t>
      </w:r>
      <w:r w:rsidR="00A70820">
        <w:t xml:space="preserve">, Carothers et al. </w:t>
      </w:r>
      <w:r w:rsidR="00A70820">
        <w:fldChar w:fldCharType="begin"/>
      </w:r>
      <w:r w:rsidR="00A70820">
        <w:instrText xml:space="preserve"> ADDIN EN.CITE &lt;EndNote&gt;&lt;Cite ExcludeAuth="1"&gt;&lt;Author&gt;Carothers&lt;/Author&gt;&lt;Year&gt;2019&lt;/Year&gt;&lt;RecNum&gt;3&lt;/RecNum&gt;&lt;DisplayText&gt;(2019)&lt;/DisplayText&gt;&lt;record&gt;&lt;rec-number&gt;3&lt;/rec-number&gt;&lt;foreign-keys&gt;&lt;key app="EN" db-id="0atpzw9wtas0xree9d95zxv3edsre000xape" timestamp="1588659167"&gt;3&lt;/key&gt;&lt;/foreign-keys&gt;&lt;ref-type name="Journal Article"&gt;17&lt;/ref-type&gt;&lt;contributors&gt;&lt;authors&gt;&lt;author&gt;Carothers, C.&lt;/author&gt;&lt;author&gt;Sformo, T. L.&lt;/author&gt;&lt;author&gt;Cotton, S.&lt;/author&gt;&lt;author&gt;George, J. C.&lt;/author&gt;&lt;author&gt;Westley, P. A. H.&lt;/author&gt;&lt;/authors&gt;&lt;/contributors&gt;&lt;titles&gt;&lt;title&gt;Pacific Salmon in the Rapidly Changing Arctic: Exploring Local Knowledge and Emerging Fisheries in Utqiagvik and Nuiqsut, Alaska&lt;/title&gt;&lt;secondary-title&gt;Arctic&lt;/secondary-title&gt;&lt;/titles&gt;&lt;periodical&gt;&lt;full-title&gt;Arctic&lt;/full-title&gt;&lt;/periodical&gt;&lt;pages&gt;273-288&lt;/pages&gt;&lt;volume&gt;72&lt;/volume&gt;&lt;number&gt;3&lt;/number&gt;&lt;dates&gt;&lt;year&gt;2019&lt;/year&gt;&lt;pub-dates&gt;&lt;date&gt;Sep&lt;/date&gt;&lt;/pub-dates&gt;&lt;/dates&gt;&lt;isbn&gt;0004-0843&lt;/isbn&gt;&lt;accession-num&gt;WOS:000485096400005&lt;/accession-num&gt;&lt;urls&gt;&lt;related-urls&gt;&lt;url&gt;&amp;lt;Go to ISI&amp;gt;://WOS:000485096400005&lt;/url&gt;&lt;/related-urls&gt;&lt;/urls&gt;&lt;electronic-resource-num&gt;10.14430/arctic68876&lt;/electronic-resource-num&gt;&lt;/record&gt;&lt;/Cite&gt;&lt;/EndNote&gt;</w:instrText>
      </w:r>
      <w:r w:rsidR="00A70820">
        <w:fldChar w:fldCharType="separate"/>
      </w:r>
      <w:r w:rsidR="00A70820">
        <w:rPr>
          <w:noProof/>
        </w:rPr>
        <w:t>(2019)</w:t>
      </w:r>
      <w:r w:rsidR="00A70820">
        <w:fldChar w:fldCharType="end"/>
      </w:r>
      <w:r w:rsidR="00A70820">
        <w:t xml:space="preserve"> </w:t>
      </w:r>
      <w:r w:rsidR="00B14877">
        <w:t xml:space="preserve">reported new streams for the presence of salmon, including spawning activity. </w:t>
      </w:r>
    </w:p>
    <w:p w14:paraId="5AC8AB1E" w14:textId="5A49ADCE" w:rsidR="00F80D81" w:rsidRDefault="00F80D81" w:rsidP="0026717B"/>
    <w:p w14:paraId="617D9502" w14:textId="58612A60" w:rsidR="0057651F" w:rsidRDefault="0057651F" w:rsidP="0026717B"/>
    <w:p w14:paraId="6F00D17D" w14:textId="53671D49" w:rsidR="0057651F" w:rsidRDefault="0057651F" w:rsidP="0026717B"/>
    <w:p w14:paraId="45FED47E" w14:textId="161D420A" w:rsidR="00007D98" w:rsidRDefault="00007D98" w:rsidP="0026717B"/>
    <w:p w14:paraId="10250566" w14:textId="21D10DF7" w:rsidR="00007D98" w:rsidRDefault="00007D98" w:rsidP="0026717B"/>
    <w:p w14:paraId="5A0AF9D8" w14:textId="6992A647" w:rsidR="00007D98" w:rsidRDefault="00007D98" w:rsidP="0026717B"/>
    <w:p w14:paraId="43628BB8" w14:textId="3696DBCD" w:rsidR="00007D98" w:rsidRDefault="00007D98" w:rsidP="0026717B"/>
    <w:p w14:paraId="547B05AA" w14:textId="186AE1BE" w:rsidR="00007D98" w:rsidRDefault="00007D98" w:rsidP="0026717B"/>
    <w:p w14:paraId="094B2309" w14:textId="228BC758" w:rsidR="00007D98" w:rsidRDefault="00007D98" w:rsidP="0026717B"/>
    <w:p w14:paraId="676B41D9" w14:textId="18CA1B98" w:rsidR="00007D98" w:rsidRDefault="00007D98" w:rsidP="0026717B"/>
    <w:p w14:paraId="1C915011" w14:textId="7A3BE155" w:rsidR="00007D98" w:rsidRDefault="00007D98" w:rsidP="0026717B">
      <w:ins w:id="0" w:author="Pete Rand" w:date="2020-05-06T11:53:00Z">
        <w:r>
          <w:rPr>
            <w:noProof/>
          </w:rPr>
          <w:lastRenderedPageBreak/>
          <w:drawing>
            <wp:anchor distT="0" distB="0" distL="114300" distR="114300" simplePos="0" relativeHeight="251662336" behindDoc="0" locked="0" layoutInCell="1" allowOverlap="1" wp14:anchorId="609E7969" wp14:editId="1A154E04">
              <wp:simplePos x="0" y="0"/>
              <wp:positionH relativeFrom="column">
                <wp:posOffset>1127476</wp:posOffset>
              </wp:positionH>
              <wp:positionV relativeFrom="paragraph">
                <wp:posOffset>12700</wp:posOffset>
              </wp:positionV>
              <wp:extent cx="3433445" cy="2873375"/>
              <wp:effectExtent l="12700" t="12700" r="8255" b="9525"/>
              <wp:wrapSquare wrapText="bothSides"/>
              <wp:docPr id="6" name="Picture 6"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ctic_Pinks.png"/>
                      <pic:cNvPicPr/>
                    </pic:nvPicPr>
                    <pic:blipFill>
                      <a:blip r:embed="rId7">
                        <a:extLst>
                          <a:ext uri="{28A0092B-C50C-407E-A947-70E740481C1C}">
                            <a14:useLocalDpi xmlns:a14="http://schemas.microsoft.com/office/drawing/2010/main" val="0"/>
                          </a:ext>
                        </a:extLst>
                      </a:blip>
                      <a:stretch>
                        <a:fillRect/>
                      </a:stretch>
                    </pic:blipFill>
                    <pic:spPr>
                      <a:xfrm>
                        <a:off x="0" y="0"/>
                        <a:ext cx="3433445" cy="28733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p>
    <w:p w14:paraId="5A3F9962" w14:textId="77777777" w:rsidR="00007D98" w:rsidRDefault="00007D98" w:rsidP="0026717B"/>
    <w:p w14:paraId="5A561843" w14:textId="034B48FE" w:rsidR="0057651F" w:rsidRDefault="0057651F" w:rsidP="0026717B"/>
    <w:p w14:paraId="421F4DBF" w14:textId="25CFBE18" w:rsidR="0057651F" w:rsidRDefault="0057651F" w:rsidP="0026717B"/>
    <w:p w14:paraId="1C12BB07" w14:textId="489C084B" w:rsidR="0057651F" w:rsidRDefault="0057651F" w:rsidP="0026717B"/>
    <w:p w14:paraId="5EDFB283" w14:textId="2B4D2EFE" w:rsidR="0057651F" w:rsidRDefault="0057651F" w:rsidP="0026717B"/>
    <w:p w14:paraId="3A8C1AE2" w14:textId="4FCFD958" w:rsidR="0057651F" w:rsidRDefault="0057651F" w:rsidP="0026717B"/>
    <w:p w14:paraId="36CAFCA1" w14:textId="766C5C72" w:rsidR="0057651F" w:rsidRDefault="0057651F" w:rsidP="0026717B"/>
    <w:p w14:paraId="59E4F820" w14:textId="1713D8E6" w:rsidR="0057651F" w:rsidRDefault="0057651F" w:rsidP="0026717B"/>
    <w:p w14:paraId="3A56C833" w14:textId="0B818E2D" w:rsidR="0057651F" w:rsidRDefault="0057651F" w:rsidP="0026717B"/>
    <w:p w14:paraId="141A152D" w14:textId="430B475D" w:rsidR="0057651F" w:rsidRDefault="0057651F" w:rsidP="0026717B"/>
    <w:p w14:paraId="0B95FC74" w14:textId="771354E4" w:rsidR="0057651F" w:rsidRDefault="0057651F" w:rsidP="0026717B"/>
    <w:p w14:paraId="44FED08F" w14:textId="5E962F2E" w:rsidR="0057651F" w:rsidRDefault="0057651F" w:rsidP="0026717B"/>
    <w:p w14:paraId="0B3FB5BC" w14:textId="706FD9EF" w:rsidR="0057651F" w:rsidRDefault="0057651F" w:rsidP="0026717B"/>
    <w:p w14:paraId="756FBED2" w14:textId="69BB74C4" w:rsidR="0057651F" w:rsidRDefault="0057651F" w:rsidP="0026717B"/>
    <w:p w14:paraId="06C69FCE" w14:textId="790FF2DE" w:rsidR="0057651F" w:rsidRDefault="0057651F" w:rsidP="0026717B"/>
    <w:p w14:paraId="23DE4DF9" w14:textId="3E5EBFDA" w:rsidR="002B09FF" w:rsidRDefault="002B09FF" w:rsidP="0026717B"/>
    <w:p w14:paraId="53F2E436" w14:textId="77777777" w:rsidR="00007D98" w:rsidRDefault="00007D98" w:rsidP="0026717B"/>
    <w:p w14:paraId="4F0DBBE6" w14:textId="6C3AED20" w:rsidR="000E346D" w:rsidRDefault="000E346D" w:rsidP="000E346D">
      <w:r w:rsidRPr="000E346D">
        <w:rPr>
          <w:b/>
          <w:bCs/>
        </w:rPr>
        <w:t>Figure 1.</w:t>
      </w:r>
      <w:r>
        <w:t xml:space="preserve"> Data sets on catches of pink salmon in the Arctic region assembled by an NCEAS international working group (P. Rand, PWSSC, </w:t>
      </w:r>
      <w:proofErr w:type="spellStart"/>
      <w:r>
        <w:t>unpubl</w:t>
      </w:r>
      <w:proofErr w:type="spellEnd"/>
      <w:r>
        <w:t>. data). Data from Prudhoe Bay represent catches of pink salmon in a fyke net in coastal waters, whereas data from the Canadian Arctic represent pink salmon captured by subsistence harvesters.</w:t>
      </w:r>
    </w:p>
    <w:p w14:paraId="11FB140C" w14:textId="683CBC57" w:rsidR="000E346D" w:rsidRDefault="000E346D" w:rsidP="0026717B"/>
    <w:p w14:paraId="53850AB8" w14:textId="220AE0B5" w:rsidR="008B78A7" w:rsidRPr="008B78A7" w:rsidRDefault="00F669C2" w:rsidP="00007D98">
      <w:pPr>
        <w:ind w:firstLine="720"/>
      </w:pPr>
      <w:r>
        <w:t xml:space="preserve">The </w:t>
      </w:r>
      <w:r w:rsidR="00E61DF1">
        <w:t xml:space="preserve">possible </w:t>
      </w:r>
      <w:r>
        <w:t xml:space="preserve">establishment of breeding populations of Pacific salmon in Arctic regions of Alaska </w:t>
      </w:r>
      <w:r w:rsidR="00E61DF1">
        <w:t xml:space="preserve">presents new and fascinating socio-ecological issues for this rapidly </w:t>
      </w:r>
      <w:r w:rsidR="00FA0E36">
        <w:t xml:space="preserve">changing </w:t>
      </w:r>
      <w:r w:rsidR="00E61DF1">
        <w:t xml:space="preserve">region. In some </w:t>
      </w:r>
      <w:r w:rsidR="0056089F">
        <w:t>areas</w:t>
      </w:r>
      <w:r w:rsidR="00E61DF1">
        <w:t xml:space="preserve">, new salmon resources </w:t>
      </w:r>
      <w:r w:rsidR="0056089F">
        <w:t>might bring novel economic and subsistence opportunities, while in other</w:t>
      </w:r>
      <w:r w:rsidR="007B03A8">
        <w:t xml:space="preserve"> areas</w:t>
      </w:r>
      <w:r w:rsidR="0056089F">
        <w:t xml:space="preserve"> </w:t>
      </w:r>
      <w:r w:rsidR="007B03A8">
        <w:t>native fish species that hold important cultural and subsistence value might be outcompeted by the establishment of</w:t>
      </w:r>
      <w:r w:rsidR="0035522C">
        <w:t xml:space="preserve"> salmon</w:t>
      </w:r>
      <w:r w:rsidR="000D2A85">
        <w:t xml:space="preserve"> populations</w:t>
      </w:r>
      <w:r w:rsidR="0035522C">
        <w:t xml:space="preserve">. </w:t>
      </w:r>
      <w:r w:rsidR="000D2A85">
        <w:t>While fishing survey data and interviews of regional communities provide invaluable information on possible population expansions by salmon in the Alaskan Arctic, it is important to note that the adult salmon observed in the Arctic region may be strays that have originat</w:t>
      </w:r>
      <w:r w:rsidR="002B09FF">
        <w:t>ed</w:t>
      </w:r>
      <w:r w:rsidR="000D2A85">
        <w:t xml:space="preserve"> from distant watersheds. Straying is an important strategy that salmon adopt to colonize new habitats </w:t>
      </w:r>
      <w:r w:rsidR="00C81E6E">
        <w:fldChar w:fldCharType="begin"/>
      </w:r>
      <w:r w:rsidR="00C81E6E">
        <w:instrText xml:space="preserve"> ADDIN EN.CITE &lt;EndNote&gt;&lt;Cite&gt;&lt;Author&gt;Quinn&lt;/Author&gt;&lt;Year&gt;2005&lt;/Year&gt;&lt;RecNum&gt;64&lt;/RecNum&gt;&lt;DisplayText&gt;(Quinn 2005)&lt;/DisplayText&gt;&lt;record&gt;&lt;rec-number&gt;64&lt;/rec-number&gt;&lt;foreign-keys&gt;&lt;key app="EN" db-id="0atpzw9wtas0xree9d95zxv3edsre000xape" timestamp="1588938831"&gt;64&lt;/key&gt;&lt;/foreign-keys&gt;&lt;ref-type name="Book"&gt;6&lt;/ref-type&gt;&lt;contributors&gt;&lt;authors&gt;&lt;author&gt;Quinn, T.P.&lt;/author&gt;&lt;/authors&gt;&lt;/contributors&gt;&lt;titles&gt;&lt;title&gt;The Behavior and Ecology of Pacific Salmon and Trout&lt;/title&gt;&lt;/titles&gt;&lt;dates&gt;&lt;year&gt;2005&lt;/year&gt;&lt;/dates&gt;&lt;pub-location&gt;Seattle, WA, USA&lt;/pub-location&gt;&lt;publisher&gt;University of Washington Press&lt;/publisher&gt;&lt;urls&gt;&lt;/urls&gt;&lt;/record&gt;&lt;/Cite&gt;&lt;/EndNote&gt;</w:instrText>
      </w:r>
      <w:r w:rsidR="00C81E6E">
        <w:fldChar w:fldCharType="separate"/>
      </w:r>
      <w:r w:rsidR="00C81E6E">
        <w:rPr>
          <w:noProof/>
        </w:rPr>
        <w:t>(Quinn 2005)</w:t>
      </w:r>
      <w:r w:rsidR="00C81E6E">
        <w:fldChar w:fldCharType="end"/>
      </w:r>
      <w:r w:rsidR="00C81E6E">
        <w:t>,</w:t>
      </w:r>
      <w:r w:rsidR="000D2A85">
        <w:t xml:space="preserve"> and thus their presence in Arctic waters does not necessarily indicate the existence of naturally-reproducing populations in </w:t>
      </w:r>
      <w:r w:rsidR="002B09FF">
        <w:t>local</w:t>
      </w:r>
      <w:r w:rsidR="000D2A85">
        <w:t xml:space="preserve"> drainages. Determining the origins of adult Pacific salmon observed in the Arctic is the key question address</w:t>
      </w:r>
      <w:r w:rsidR="002B09FF">
        <w:t>ed</w:t>
      </w:r>
      <w:r w:rsidR="000D2A85">
        <w:t xml:space="preserve"> </w:t>
      </w:r>
      <w:r w:rsidR="002B09FF">
        <w:t>by</w:t>
      </w:r>
      <w:r w:rsidR="000D2A85">
        <w:t xml:space="preserve"> this research proposal. </w:t>
      </w:r>
      <w:r w:rsidR="00C81E6E">
        <w:t>W</w:t>
      </w:r>
      <w:r w:rsidR="00F64101">
        <w:t>e propose to tackle this important issue by taking advantage of the complete life history record captured by natural markers of geologic</w:t>
      </w:r>
      <w:r w:rsidR="003F4C7B">
        <w:t>al variability</w:t>
      </w:r>
      <w:r w:rsidR="00F64101">
        <w:t xml:space="preserve"> and water temperature based </w:t>
      </w:r>
      <w:r w:rsidR="00DD383F">
        <w:t xml:space="preserve">on </w:t>
      </w:r>
      <w:r w:rsidR="00F64101">
        <w:t xml:space="preserve">geochemical signatures </w:t>
      </w:r>
      <w:r w:rsidR="009E1B64">
        <w:t xml:space="preserve">(isotope ratios of </w:t>
      </w:r>
      <w:r w:rsidR="009E1B64" w:rsidRPr="00FA3451">
        <w:rPr>
          <w:vertAlign w:val="superscript"/>
        </w:rPr>
        <w:t>87</w:t>
      </w:r>
      <w:r w:rsidR="009E1B64" w:rsidRPr="00FA3451">
        <w:t>Sr/</w:t>
      </w:r>
      <w:r w:rsidR="009E1B64" w:rsidRPr="00FA3451">
        <w:rPr>
          <w:vertAlign w:val="superscript"/>
        </w:rPr>
        <w:t>86</w:t>
      </w:r>
      <w:r w:rsidR="009E1B64" w:rsidRPr="00FA3451">
        <w:t>Sr</w:t>
      </w:r>
      <w:r w:rsidR="009E1B64">
        <w:t xml:space="preserve">, </w:t>
      </w:r>
      <w:r w:rsidR="009E1B64" w:rsidRPr="00FA3451">
        <w:rPr>
          <w:vertAlign w:val="superscript"/>
        </w:rPr>
        <w:t>18</w:t>
      </w:r>
      <w:r w:rsidR="009E1B64" w:rsidRPr="00FA3451">
        <w:t>O/</w:t>
      </w:r>
      <w:r w:rsidR="009E1B64" w:rsidRPr="00FA3451">
        <w:rPr>
          <w:vertAlign w:val="superscript"/>
        </w:rPr>
        <w:t>16</w:t>
      </w:r>
      <w:r w:rsidR="009E1B64" w:rsidRPr="00FA3451">
        <w:t>O</w:t>
      </w:r>
      <w:r w:rsidR="009E1B64">
        <w:t xml:space="preserve"> and </w:t>
      </w:r>
      <w:r w:rsidR="009E1B64" w:rsidRPr="00C633C6">
        <w:rPr>
          <w:vertAlign w:val="superscript"/>
        </w:rPr>
        <w:t>13</w:t>
      </w:r>
      <w:r w:rsidR="009E1B64">
        <w:t>C/</w:t>
      </w:r>
      <w:r w:rsidR="009E1B64" w:rsidRPr="00C633C6">
        <w:rPr>
          <w:vertAlign w:val="superscript"/>
        </w:rPr>
        <w:t>12</w:t>
      </w:r>
      <w:r w:rsidR="009E1B64">
        <w:t>C, and element concentration</w:t>
      </w:r>
      <w:r w:rsidR="002B09FF">
        <w:t>s</w:t>
      </w:r>
      <w:r w:rsidR="009E1B64">
        <w:t>)</w:t>
      </w:r>
      <w:r w:rsidR="00CB5B4A">
        <w:t xml:space="preserve"> </w:t>
      </w:r>
      <w:r w:rsidR="00F64101">
        <w:t>in the otoliths of pink salmon</w:t>
      </w:r>
      <w:r w:rsidR="003F4C7B">
        <w:t>,</w:t>
      </w:r>
      <w:r w:rsidR="00F64101">
        <w:t xml:space="preserve"> specifically. </w:t>
      </w:r>
      <w:r w:rsidR="00215A06" w:rsidRPr="004843ED">
        <w:rPr>
          <w:bCs/>
          <w:iCs/>
        </w:rPr>
        <w:t>Otoliths</w:t>
      </w:r>
      <w:r w:rsidR="00215A06">
        <w:rPr>
          <w:bCs/>
          <w:iCs/>
        </w:rPr>
        <w:t xml:space="preserve"> are</w:t>
      </w:r>
      <w:r w:rsidR="00215A06" w:rsidRPr="004843ED">
        <w:rPr>
          <w:bCs/>
          <w:iCs/>
        </w:rPr>
        <w:t xml:space="preserve"> mineralized structures of the inner ear consisting of calcium carbonate (</w:t>
      </w:r>
      <w:r w:rsidR="00215A06">
        <w:rPr>
          <w:bCs/>
          <w:iCs/>
        </w:rPr>
        <w:t>typically</w:t>
      </w:r>
      <w:r w:rsidR="00215A06" w:rsidRPr="004843ED">
        <w:rPr>
          <w:bCs/>
          <w:iCs/>
        </w:rPr>
        <w:t xml:space="preserve"> polymorph aragonite) in a protein matrix</w:t>
      </w:r>
      <w:r w:rsidR="00215A06">
        <w:rPr>
          <w:bCs/>
          <w:iCs/>
        </w:rPr>
        <w:t xml:space="preserve"> </w:t>
      </w:r>
      <w:r w:rsidR="00215A06">
        <w:rPr>
          <w:bCs/>
          <w:iCs/>
        </w:rPr>
        <w:fldChar w:fldCharType="begin"/>
      </w:r>
      <w:r w:rsidR="00215A06">
        <w:rPr>
          <w:bCs/>
          <w:iCs/>
        </w:rPr>
        <w:instrText xml:space="preserve"> ADDIN EN.CITE &lt;EndNote&gt;&lt;Cite&gt;&lt;Author&gt;Trueman&lt;/Author&gt;&lt;Year&gt;2012&lt;/Year&gt;&lt;RecNum&gt;49&lt;/RecNum&gt;&lt;DisplayText&gt;(Trueman et al. 2012)&lt;/DisplayText&gt;&lt;record&gt;&lt;rec-number&gt;49&lt;/rec-number&gt;&lt;foreign-keys&gt;&lt;key app="EN" db-id="0atpzw9wtas0xree9d95zxv3edsre000xape" timestamp="1588746678"&gt;49&lt;/key&gt;&lt;/foreign-keys&gt;&lt;ref-type name="Journal Article"&gt;17&lt;/ref-type&gt;&lt;contributors&gt;&lt;authors&gt;&lt;author&gt;Trueman, C. N.&lt;/author&gt;&lt;author&gt;MacKenzie, K. M.&lt;/author&gt;&lt;author&gt;Palmer, M. R.&lt;/author&gt;&lt;/authors&gt;&lt;/contributors&gt;&lt;auth-address&gt;[Trueman, C. N.; MacKenzie, K. M.; Palmer, M. R.] Univ Southampton, Natl Oceanog Ctr, Southampton SO14 3ZH, Hants, England.&amp;#xD;Trueman, CN (reprint author), Univ Southampton, Natl Oceanog Ctr, Waterfront Campus, Southampton SO14 3ZH, Hants, England.&amp;#xD;trueman@noc.soton.ac.uk&lt;/auth-address&gt;&lt;titles&gt;&lt;title&gt;Identifying migrations in marine fishes through stable-isotope analysis&lt;/title&gt;&lt;secondary-title&gt;Journal of Fish Biology&lt;/secondary-title&gt;&lt;alt-title&gt;J. Fish Biol.&lt;/alt-title&gt;&lt;/titles&gt;&lt;periodical&gt;&lt;full-title&gt;Journal of Fish Biology&lt;/full-title&gt;&lt;/periodical&gt;&lt;pages&gt;826-847&lt;/pages&gt;&lt;volume&gt;81&lt;/volume&gt;&lt;number&gt;2&lt;/number&gt;&lt;keywords&gt;&lt;keyword&gt;chemical proxy&lt;/keyword&gt;&lt;keyword&gt;fishes&lt;/keyword&gt;&lt;keyword&gt;movement&lt;/keyword&gt;&lt;keyword&gt;oceanic&lt;/keyword&gt;&lt;keyword&gt;tracking&lt;/keyword&gt;&lt;keyword&gt;Fisheries&lt;/keyword&gt;&lt;keyword&gt;Marine &amp;amp; Freshwater Biology&lt;/keyword&gt;&lt;/keywords&gt;&lt;dates&gt;&lt;year&gt;2012&lt;/year&gt;&lt;pub-dates&gt;&lt;date&gt;Jul&lt;/date&gt;&lt;/pub-dates&gt;&lt;/dates&gt;&lt;isbn&gt;0022-1112&lt;/isbn&gt;&lt;accession-num&gt;WOS:000306473000024&lt;/accession-num&gt;&lt;work-type&gt;Article&lt;/work-type&gt;&lt;urls&gt;&lt;related-urls&gt;&lt;url&gt;&amp;lt;Go to ISI&amp;gt;://WOS:000306473000024&lt;/url&gt;&lt;/related-urls&gt;&lt;/urls&gt;&lt;electronic-resource-num&gt;10.1111/j.1095-8649.2012.03361.x&lt;/electronic-resource-num&gt;&lt;language&gt;English&lt;/language&gt;&lt;/record&gt;&lt;/Cite&gt;&lt;/EndNote&gt;</w:instrText>
      </w:r>
      <w:r w:rsidR="00215A06">
        <w:rPr>
          <w:bCs/>
          <w:iCs/>
        </w:rPr>
        <w:fldChar w:fldCharType="separate"/>
      </w:r>
      <w:r w:rsidR="00215A06">
        <w:rPr>
          <w:bCs/>
          <w:iCs/>
          <w:noProof/>
        </w:rPr>
        <w:t>(Trueman et al. 2012)</w:t>
      </w:r>
      <w:r w:rsidR="00215A06">
        <w:rPr>
          <w:bCs/>
          <w:iCs/>
        </w:rPr>
        <w:fldChar w:fldCharType="end"/>
      </w:r>
      <w:r w:rsidR="00215A06" w:rsidRPr="004843ED">
        <w:rPr>
          <w:bCs/>
          <w:iCs/>
        </w:rPr>
        <w:t xml:space="preserve">. </w:t>
      </w:r>
      <w:r w:rsidR="00215A06">
        <w:rPr>
          <w:bCs/>
          <w:iCs/>
        </w:rPr>
        <w:t xml:space="preserve">These structures grow sequentially, and are not reabsorbed, over the lifetime of a fish </w:t>
      </w:r>
      <w:r w:rsidR="00215A06">
        <w:rPr>
          <w:bCs/>
          <w:iCs/>
        </w:rPr>
        <w:fldChar w:fldCharType="begin">
          <w:fldData xml:space="preserve">PEVuZE5vdGU+PENpdGU+PEF1dGhvcj5XdXJzdGVyPC9BdXRob3I+PFllYXI+MjAwNTwvWWVhcj48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</w:fldData>
        </w:fldChar>
      </w:r>
      <w:r w:rsidR="00215A06">
        <w:rPr>
          <w:bCs/>
          <w:iCs/>
        </w:rPr>
        <w:instrText xml:space="preserve"> ADDIN EN.CITE </w:instrText>
      </w:r>
      <w:r w:rsidR="00215A06">
        <w:rPr>
          <w:bCs/>
          <w:iCs/>
        </w:rPr>
        <w:fldChar w:fldCharType="begin">
          <w:fldData xml:space="preserve">PEVuZE5vdGU+PENpdGU+PEF1dGhvcj5XdXJzdGVyPC9BdXRob3I+PFllYXI+MjAwNTwvWWVhcj48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</w:fldData>
        </w:fldChar>
      </w:r>
      <w:r w:rsidR="00215A06">
        <w:rPr>
          <w:bCs/>
          <w:iCs/>
        </w:rPr>
        <w:instrText xml:space="preserve"> ADDIN EN.CITE.DATA </w:instrText>
      </w:r>
      <w:r w:rsidR="00215A06">
        <w:rPr>
          <w:bCs/>
          <w:iCs/>
        </w:rPr>
      </w:r>
      <w:r w:rsidR="00215A06">
        <w:rPr>
          <w:bCs/>
          <w:iCs/>
        </w:rPr>
        <w:fldChar w:fldCharType="end"/>
      </w:r>
      <w:r w:rsidR="00215A06">
        <w:rPr>
          <w:bCs/>
          <w:iCs/>
        </w:rPr>
      </w:r>
      <w:r w:rsidR="00215A06">
        <w:rPr>
          <w:bCs/>
          <w:iCs/>
        </w:rPr>
        <w:fldChar w:fldCharType="separate"/>
      </w:r>
      <w:r w:rsidR="00215A06">
        <w:rPr>
          <w:bCs/>
          <w:iCs/>
          <w:noProof/>
        </w:rPr>
        <w:t>(Wurster et al. 2005)</w:t>
      </w:r>
      <w:r w:rsidR="00215A06">
        <w:rPr>
          <w:bCs/>
          <w:iCs/>
        </w:rPr>
        <w:fldChar w:fldCharType="end"/>
      </w:r>
      <w:r w:rsidR="00771DA5">
        <w:rPr>
          <w:bCs/>
          <w:iCs/>
        </w:rPr>
        <w:t>,</w:t>
      </w:r>
      <w:r w:rsidR="00215A06">
        <w:rPr>
          <w:bCs/>
          <w:iCs/>
        </w:rPr>
        <w:t xml:space="preserve"> and therefore show predictable patterns that provide information on annual growth and age </w:t>
      </w:r>
      <w:r w:rsidR="00215A06">
        <w:rPr>
          <w:bCs/>
          <w:iCs/>
        </w:rPr>
        <w:fldChar w:fldCharType="begin"/>
      </w:r>
      <w:r w:rsidR="00215A06">
        <w:rPr>
          <w:bCs/>
          <w:iCs/>
        </w:rPr>
        <w:instrText xml:space="preserve"> ADDIN EN.CITE &lt;EndNote&gt;&lt;Cite&gt;&lt;Author&gt;Panella&lt;/Author&gt;&lt;Year&gt;1980&lt;/Year&gt;&lt;RecNum&gt;51&lt;/RecNum&gt;&lt;DisplayText&gt;(Panella 1980)&lt;/DisplayText&gt;&lt;record&gt;&lt;rec-number&gt;51&lt;/rec-number&gt;&lt;foreign-keys&gt;&lt;key app="EN" db-id="0atpzw9wtas0xree9d95zxv3edsre000xape" timestamp="1588746790"&gt;51&lt;/key&gt;&lt;/foreign-keys&gt;&lt;ref-type name="Book Section"&gt;5&lt;/ref-type&gt;&lt;contributors&gt;&lt;authors&gt;&lt;author&gt;Panella, G.&lt;/author&gt;&lt;/authors&gt;&lt;secondary-authors&gt;&lt;author&gt;Rhodes, D.C.&lt;/author&gt;&lt;author&gt;Lutz, R.A.&lt;/author&gt;&lt;/secondary-authors&gt;&lt;/contributors&gt;&lt;titles&gt;&lt;title&gt;Growth patterns in fish sagittae&lt;/title&gt;&lt;secondary-title&gt;Skeletal growth of aquatic organisms&lt;/secondary-title&gt;&lt;/titles&gt;&lt;pages&gt;519–560&lt;/pages&gt;&lt;dates&gt;&lt;year&gt;1980&lt;/year&gt;&lt;/dates&gt;&lt;pub-location&gt;New York&lt;/pub-location&gt;&lt;publisher&gt;Plenum Press&lt;/publisher&gt;&lt;urls&gt;&lt;/urls&gt;&lt;/record&gt;&lt;/Cite&gt;&lt;/EndNote&gt;</w:instrText>
      </w:r>
      <w:r w:rsidR="00215A06">
        <w:rPr>
          <w:bCs/>
          <w:iCs/>
        </w:rPr>
        <w:fldChar w:fldCharType="separate"/>
      </w:r>
      <w:r w:rsidR="00215A06">
        <w:rPr>
          <w:bCs/>
          <w:iCs/>
          <w:noProof/>
        </w:rPr>
        <w:t>(Panella 1980)</w:t>
      </w:r>
      <w:r w:rsidR="00215A06">
        <w:rPr>
          <w:bCs/>
          <w:iCs/>
        </w:rPr>
        <w:fldChar w:fldCharType="end"/>
      </w:r>
      <w:r w:rsidR="00215A06">
        <w:rPr>
          <w:bCs/>
          <w:iCs/>
        </w:rPr>
        <w:t xml:space="preserve">. Otolith aragonite reflects </w:t>
      </w:r>
      <w:r w:rsidR="005562D0">
        <w:rPr>
          <w:bCs/>
          <w:iCs/>
        </w:rPr>
        <w:t xml:space="preserve">elements and compounds </w:t>
      </w:r>
      <w:r w:rsidR="00EB6E6F">
        <w:rPr>
          <w:bCs/>
          <w:iCs/>
        </w:rPr>
        <w:t xml:space="preserve">in the </w:t>
      </w:r>
      <w:r w:rsidR="003F4C7B">
        <w:rPr>
          <w:bCs/>
          <w:iCs/>
        </w:rPr>
        <w:t xml:space="preserve">ambient </w:t>
      </w:r>
      <w:r w:rsidR="00EB6E6F">
        <w:rPr>
          <w:bCs/>
          <w:iCs/>
        </w:rPr>
        <w:t xml:space="preserve">environment experienced by fish </w:t>
      </w:r>
      <w:r w:rsidR="00EB6E6F">
        <w:rPr>
          <w:bCs/>
          <w:iCs/>
        </w:rPr>
        <w:fldChar w:fldCharType="begin"/>
      </w:r>
      <w:r w:rsidR="00EB6E6F">
        <w:rPr>
          <w:bCs/>
          <w:iCs/>
        </w:rPr>
        <w:instrText xml:space="preserve"> ADDIN EN.CITE &lt;EndNote&gt;&lt;Cite&gt;&lt;Author&gt;Barnett-Johnson&lt;/Author&gt;&lt;Year&gt;2008&lt;/Year&gt;&lt;RecNum&gt;52&lt;/RecNum&gt;&lt;DisplayText&gt;(Barnett-Johnson et al. 2008)&lt;/DisplayText&gt;&lt;record&gt;&lt;rec-number&gt;52&lt;/rec-number&gt;&lt;foreign-keys&gt;&lt;key app="EN" db-id="0atpzw9wtas0xree9d95zxv3edsre000xape" timestamp="1588747215"&gt;52&lt;/key&gt;&lt;/foreign-keys&gt;&lt;ref-type name="Journal Article"&gt;17&lt;/ref-type&gt;&lt;contributors&gt;&lt;authors&gt;&lt;author&gt;Barnett-Johnson, R.&lt;/author&gt;&lt;author&gt;Pearson, T.E.&lt;/author&gt;&lt;author&gt;Ramos, F.C.&lt;/author&gt;&lt;author&gt;Grimes, C.B.&lt;/author&gt;&lt;author&gt;MacFarlane, R.B.&lt;/author&gt;&lt;/authors&gt;&lt;/contributors&gt;&lt;titles&gt;&lt;title&gt;Tracking natal origins of salmon using isotopes, otoliths, and landscape geology&lt;/title&gt;&lt;secondary-title&gt;Limnology and Oceanography&lt;/secondary-title&gt;&lt;/titles&gt;&lt;periodical&gt;&lt;full-title&gt;Limnology and Oceanography&lt;/full-title&gt;&lt;/periodical&gt;&lt;pages&gt;1633–1642&lt;/pages&gt;&lt;volume&gt;53&lt;/volume&gt;&lt;dates&gt;&lt;year&gt;2008&lt;/year&gt;&lt;/dates&gt;&lt;urls&gt;&lt;/urls&gt;&lt;/record&gt;&lt;/Cite&gt;&lt;/EndNote&gt;</w:instrText>
      </w:r>
      <w:r w:rsidR="00EB6E6F">
        <w:rPr>
          <w:bCs/>
          <w:iCs/>
        </w:rPr>
        <w:fldChar w:fldCharType="separate"/>
      </w:r>
      <w:r w:rsidR="00EB6E6F">
        <w:rPr>
          <w:bCs/>
          <w:iCs/>
          <w:noProof/>
        </w:rPr>
        <w:t>(Barnett-Johnson et al. 2008)</w:t>
      </w:r>
      <w:r w:rsidR="00EB6E6F">
        <w:rPr>
          <w:bCs/>
          <w:iCs/>
        </w:rPr>
        <w:fldChar w:fldCharType="end"/>
      </w:r>
      <w:r w:rsidR="00EB6E6F">
        <w:rPr>
          <w:bCs/>
          <w:iCs/>
        </w:rPr>
        <w:t xml:space="preserve"> and for this reason </w:t>
      </w:r>
      <w:r w:rsidR="00971AE1">
        <w:rPr>
          <w:bCs/>
          <w:iCs/>
        </w:rPr>
        <w:t xml:space="preserve">can provide potentially </w:t>
      </w:r>
      <w:r w:rsidR="003F4C7B">
        <w:rPr>
          <w:bCs/>
          <w:iCs/>
        </w:rPr>
        <w:t>powerful</w:t>
      </w:r>
      <w:r w:rsidR="00971AE1">
        <w:rPr>
          <w:bCs/>
          <w:iCs/>
        </w:rPr>
        <w:t xml:space="preserve"> information on the watershed origins of individuals. </w:t>
      </w:r>
      <w:r w:rsidR="00CB5B4A">
        <w:rPr>
          <w:bCs/>
          <w:iCs/>
        </w:rPr>
        <w:t xml:space="preserve">Otolith geochemistry techniques can therefore offer a unique understanding of the more intractable </w:t>
      </w:r>
      <w:r w:rsidR="003F4C7B">
        <w:rPr>
          <w:bCs/>
          <w:iCs/>
        </w:rPr>
        <w:t xml:space="preserve">aspects of Pacific </w:t>
      </w:r>
      <w:r w:rsidR="003F4C7B">
        <w:rPr>
          <w:bCs/>
          <w:iCs/>
        </w:rPr>
        <w:lastRenderedPageBreak/>
        <w:t>salmon</w:t>
      </w:r>
      <w:r w:rsidR="00CB5B4A">
        <w:rPr>
          <w:bCs/>
          <w:iCs/>
        </w:rPr>
        <w:t xml:space="preserve"> life histories. </w:t>
      </w:r>
      <w:r w:rsidR="00DD383F">
        <w:t xml:space="preserve">Clearly, pink and chum salmon are focal species for </w:t>
      </w:r>
      <w:r w:rsidR="009E6C79">
        <w:t xml:space="preserve">better understanding </w:t>
      </w:r>
      <w:r w:rsidR="00DD383F">
        <w:t xml:space="preserve">Arctic range expansions </w:t>
      </w:r>
      <w:r w:rsidR="009E6C79">
        <w:t xml:space="preserve">by salmon </w:t>
      </w:r>
      <w:r w:rsidR="00DD383F">
        <w:t xml:space="preserve">based on the literature </w:t>
      </w:r>
      <w:r w:rsidR="00DD383F">
        <w:fldChar w:fldCharType="begin">
          <w:fldData xml:space="preserve">PEVuZE5vdGU+PENpdGU+PEF1dGhvcj5DYXJvdGhlcnM8L0F1dGhvcj48WWVhcj4yMDE5PC9ZZWFy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</w:fldData>
        </w:fldChar>
      </w:r>
      <w:r w:rsidR="00B93F0F">
        <w:instrText xml:space="preserve"> ADDIN EN.CITE </w:instrText>
      </w:r>
      <w:r w:rsidR="00B93F0F">
        <w:fldChar w:fldCharType="begin">
          <w:fldData xml:space="preserve">PEVuZE5vdGU+PENpdGU+PEF1dGhvcj5DYXJvdGhlcnM8L0F1dGhvcj48WWVhcj4yMDE5PC9ZZWFy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</w:fldData>
        </w:fldChar>
      </w:r>
      <w:r w:rsidR="00B93F0F">
        <w:instrText xml:space="preserve"> ADDIN EN.CITE.DATA </w:instrText>
      </w:r>
      <w:r w:rsidR="00B93F0F">
        <w:fldChar w:fldCharType="end"/>
      </w:r>
      <w:r w:rsidR="00DD383F">
        <w:fldChar w:fldCharType="separate"/>
      </w:r>
      <w:r w:rsidR="00B93F0F">
        <w:rPr>
          <w:noProof/>
        </w:rPr>
        <w:t>(e.g., Irvine et al. 2009, Dunmall et al. 2013, Nielsen et al. 2013, Carothers et al. 2019)</w:t>
      </w:r>
      <w:r w:rsidR="00DD383F">
        <w:fldChar w:fldCharType="end"/>
      </w:r>
      <w:r w:rsidR="00DD383F">
        <w:t xml:space="preserve">. </w:t>
      </w:r>
      <w:r w:rsidR="00ED57ED">
        <w:t xml:space="preserve">Importantly, geochemical gradients in the underlying regional geology (elaborated upon below) and marine </w:t>
      </w:r>
      <w:r w:rsidR="00C81E6E">
        <w:t>ecosystems</w:t>
      </w:r>
      <w:r w:rsidR="00ED57ED">
        <w:t xml:space="preserve"> </w:t>
      </w:r>
      <w:r w:rsidR="00ED57ED">
        <w:fldChar w:fldCharType="begin">
          <w:fldData xml:space="preserve">PEVuZE5vdGU+PENpdGU+PEF1dGhvcj5TYXVwZTwvQXV0aG9yPjxZZWFyPjE5ODk8L1llYXI+PFJl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</w:fldData>
        </w:fldChar>
      </w:r>
      <w:r w:rsidR="00C81E6E">
        <w:instrText xml:space="preserve"> ADDIN EN.CITE </w:instrText>
      </w:r>
      <w:r w:rsidR="00C81E6E">
        <w:fldChar w:fldCharType="begin">
          <w:fldData xml:space="preserve">PEVuZE5vdGU+PENpdGU+PEF1dGhvcj5TYXVwZTwvQXV0aG9yPjxZZWFyPjE5ODk8L1llYXI+PFJl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</w:fldData>
        </w:fldChar>
      </w:r>
      <w:r w:rsidR="00C81E6E">
        <w:instrText xml:space="preserve"> ADDIN EN.CITE.DATA </w:instrText>
      </w:r>
      <w:r w:rsidR="00C81E6E">
        <w:fldChar w:fldCharType="end"/>
      </w:r>
      <w:r w:rsidR="00ED57ED">
        <w:fldChar w:fldCharType="separate"/>
      </w:r>
      <w:r w:rsidR="00C81E6E">
        <w:rPr>
          <w:noProof/>
        </w:rPr>
        <w:t>(Saupe et al. 1989, Belt et al. 2008)</w:t>
      </w:r>
      <w:r w:rsidR="00ED57ED">
        <w:fldChar w:fldCharType="end"/>
      </w:r>
      <w:r w:rsidR="00ED57ED">
        <w:t xml:space="preserve"> potentially used by Arctic-reared pink and chum salmon provide baselines to compare with otolith material. This is important given that </w:t>
      </w:r>
      <w:r w:rsidR="009E6C79">
        <w:t>pink and chum salmon</w:t>
      </w:r>
      <w:r w:rsidR="00DD383F">
        <w:t xml:space="preserve"> </w:t>
      </w:r>
      <w:r w:rsidR="009E6C79">
        <w:t xml:space="preserve">are unique from other salmon </w:t>
      </w:r>
      <w:r w:rsidR="003F4C7B">
        <w:t xml:space="preserve">species </w:t>
      </w:r>
      <w:r w:rsidR="009E6C79">
        <w:t xml:space="preserve">in that their early freshwater residency </w:t>
      </w:r>
      <w:r w:rsidR="00033847">
        <w:t xml:space="preserve">is reduced, thereby </w:t>
      </w:r>
      <w:r w:rsidR="003F1CDA">
        <w:t xml:space="preserve">potentially limiting the otolith material useful for understanding </w:t>
      </w:r>
      <w:r w:rsidR="00CB5B4A">
        <w:t>watershed origins.</w:t>
      </w:r>
      <w:r w:rsidR="00B94539">
        <w:t xml:space="preserve"> </w:t>
      </w:r>
      <w:r w:rsidR="00C81E6E">
        <w:t xml:space="preserve">By examining the unique signatures in the otolith material formed during both the freshwater and early marine juvenile periods, we have confidence in our ability to identify the region of origin for individual pink salmon sampled in this study. </w:t>
      </w:r>
      <w:r w:rsidR="003F4C7B">
        <w:t xml:space="preserve">Preliminary investigations into these issues will advance knowledge </w:t>
      </w:r>
      <w:r w:rsidR="00D25EEB">
        <w:t>regarding</w:t>
      </w:r>
      <w:r w:rsidR="00201CA2">
        <w:t xml:space="preserve"> the utility of techniques such as otolith geochemistry </w:t>
      </w:r>
      <w:r w:rsidR="00F811F3">
        <w:t xml:space="preserve">as a potentially key tool </w:t>
      </w:r>
      <w:r w:rsidR="008A1051">
        <w:t xml:space="preserve">for understanding </w:t>
      </w:r>
      <w:r w:rsidR="00D25EEB">
        <w:t xml:space="preserve">broader issues as to whether </w:t>
      </w:r>
      <w:r w:rsidR="00C81E6E">
        <w:t xml:space="preserve">and where </w:t>
      </w:r>
      <w:r w:rsidR="00D25EEB">
        <w:t xml:space="preserve">salmon in the Arctic </w:t>
      </w:r>
      <w:r w:rsidR="00C81E6E">
        <w:t>will be</w:t>
      </w:r>
      <w:r w:rsidR="00D25EEB">
        <w:t xml:space="preserve"> able to establish robust populations. </w:t>
      </w:r>
      <w:r w:rsidR="00594078">
        <w:t xml:space="preserve">Here, we </w:t>
      </w:r>
      <w:r w:rsidR="00D25EEB">
        <w:t>describe a proposed study designed as</w:t>
      </w:r>
      <w:r w:rsidR="008B78A7" w:rsidRPr="008B78A7">
        <w:t xml:space="preserve"> an initial assessment of the watershed origins of </w:t>
      </w:r>
      <w:r w:rsidR="000546E4">
        <w:t>pink</w:t>
      </w:r>
      <w:r w:rsidR="008B78A7" w:rsidRPr="008B78A7">
        <w:t xml:space="preserve"> salmon appearing in the Arctic marine and coastal freshwater environments of the US Outer Continental Shelf (OCS) in Alaska using geochemical signatures in the otoliths of </w:t>
      </w:r>
      <w:r w:rsidR="00496DDE">
        <w:t>p</w:t>
      </w:r>
      <w:r w:rsidR="008B78A7" w:rsidRPr="008B78A7">
        <w:t xml:space="preserve">ink </w:t>
      </w:r>
      <w:r w:rsidR="00496DDE">
        <w:t>s</w:t>
      </w:r>
      <w:r w:rsidR="008B78A7" w:rsidRPr="008B78A7">
        <w:t xml:space="preserve">almon. </w:t>
      </w:r>
    </w:p>
    <w:p w14:paraId="4EBB55A1" w14:textId="03D0EF30" w:rsidR="00F36E22" w:rsidRDefault="00F36E22"/>
    <w:p w14:paraId="0174B4EC" w14:textId="0D6E7BBC" w:rsidR="00F36E22" w:rsidRPr="00B82229" w:rsidRDefault="00F36E22">
      <w:pPr>
        <w:rPr>
          <w:rFonts w:ascii="Arial" w:hAnsi="Arial" w:cs="Arial"/>
          <w:b/>
          <w:bCs/>
        </w:rPr>
      </w:pPr>
      <w:r w:rsidRPr="00B82229">
        <w:rPr>
          <w:rFonts w:ascii="Arial" w:hAnsi="Arial" w:cs="Arial"/>
          <w:b/>
          <w:bCs/>
        </w:rPr>
        <w:t>Relevance to BOEM</w:t>
      </w:r>
    </w:p>
    <w:p w14:paraId="13007B91" w14:textId="4622345B" w:rsidR="00F36E22" w:rsidRPr="00F36E22" w:rsidRDefault="00F36E22" w:rsidP="00F36E22">
      <w:r w:rsidRPr="00F36E22">
        <w:t xml:space="preserve">High latitude environments such as the Arctic are changing rapidly in response to climate perturbations and these changes will have important implications for aquatic habitats and the fish species that depend on these ecosystems. Fish are an important resource in the Arctic because of their economic, cultural and ecological significance to local stakeholders, particularly for subsistence utilization. Although few fish populations in the region have been highly impacted by human activity, widespread resource development </w:t>
      </w:r>
      <w:r w:rsidR="001557A7">
        <w:t>o</w:t>
      </w:r>
      <w:r w:rsidRPr="00F36E22">
        <w:t>n the OCS in the Arctic has the potential to exacerbate changes in the thermal and chemical connectivity between species life history and their respective reproduction and rearing environments.</w:t>
      </w:r>
    </w:p>
    <w:p w14:paraId="1E828E0F" w14:textId="293F6BB0" w:rsidR="00F36E22" w:rsidRPr="00F36E22" w:rsidRDefault="00F36E22" w:rsidP="00167EB5">
      <w:pPr>
        <w:ind w:firstLine="720"/>
      </w:pPr>
      <w:r w:rsidRPr="00F36E22">
        <w:t>Determining the resilience of marine and freshwater habitats to sustain important species under climate stress and OCS development will have application throughout the Alaskan Arctic. For example, projected losses of critical marine and freshwater habitat in the coming decades due to climate stress are expected to have profound effects on the distribution and abundance of species such as Pacific salmon</w:t>
      </w:r>
      <w:r w:rsidR="00C81E6E">
        <w:t>, particularly in the southern part of their distribution</w:t>
      </w:r>
      <w:r w:rsidRPr="00F36E22">
        <w:t xml:space="preserve">. The present summer ocean thermal habitat of Chinook salmon is predicted to decline 40% or more by 2040 and more than double this amount by 2080 under various greenhouse gas emission scenarios </w:t>
      </w:r>
      <w:r>
        <w:fldChar w:fldCharType="begin"/>
      </w:r>
      <w:r>
        <w:instrText xml:space="preserve"> ADDIN EN.CITE &lt;EndNote&gt;&lt;Cite&gt;&lt;Author&gt;Abdul-Aziz&lt;/Author&gt;&lt;Year&gt;2011&lt;/Year&gt;&lt;RecNum&gt;29&lt;/RecNum&gt;&lt;DisplayText&gt;(Abdul-Aziz et al. 2011)&lt;/DisplayText&gt;&lt;record&gt;&lt;rec-number&gt;29&lt;/rec-number&gt;&lt;foreign-keys&gt;&lt;key app="EN" db-id="0atpzw9wtas0xree9d95zxv3edsre000xape" timestamp="1588668768"&gt;29&lt;/key&gt;&lt;/foreign-keys&gt;&lt;ref-type name="Journal Article"&gt;17&lt;/ref-type&gt;&lt;contributors&gt;&lt;authors&gt;&lt;author&gt;Abdul-Aziz, O. I.&lt;/author&gt;&lt;author&gt;Mantua, N. J.&lt;/author&gt;&lt;author&gt;Myers, K. W.&lt;/author&gt;&lt;/authors&gt;&lt;/contributors&gt;&lt;titles&gt;&lt;title&gt;Potential climate change impacts on thermal habitats of Pacific salmon (Oncorhynchus spp.) in the North Pacific Ocean and adjacent seas&lt;/title&gt;&lt;secondary-title&gt;Canadian Journal of Fisheries and Aquatic Sciences&lt;/secondary-title&gt;&lt;/titles&gt;&lt;periodical&gt;&lt;full-title&gt;Canadian Journal of Fisheries and Aquatic Sciences&lt;/full-title&gt;&lt;/periodical&gt;&lt;pages&gt;1660-1680&lt;/pages&gt;&lt;volume&gt;68&lt;/volume&gt;&lt;number&gt;9&lt;/number&gt;&lt;dates&gt;&lt;year&gt;2011&lt;/year&gt;&lt;pub-dates&gt;&lt;date&gt;Sep&lt;/date&gt;&lt;/pub-dates&gt;&lt;/dates&gt;&lt;isbn&gt;0706-652X&lt;/isbn&gt;&lt;accession-num&gt;WOS:000296169300012&lt;/accession-num&gt;&lt;urls&gt;&lt;related-urls&gt;&lt;url&gt;&amp;lt;Go to ISI&amp;gt;://WOS:000296169300012&lt;/url&gt;&lt;/related-urls&gt;&lt;/urls&gt;&lt;electronic-resource-num&gt;10.1139/f2011-079&lt;/electronic-resource-num&gt;&lt;/record&gt;&lt;/Cite&gt;&lt;/EndNote&gt;</w:instrText>
      </w:r>
      <w:r>
        <w:fldChar w:fldCharType="separate"/>
      </w:r>
      <w:r>
        <w:rPr>
          <w:noProof/>
        </w:rPr>
        <w:t>(Abdul-Aziz et al. 2011)</w:t>
      </w:r>
      <w:r>
        <w:fldChar w:fldCharType="end"/>
      </w:r>
      <w:r w:rsidRPr="00F36E22">
        <w:t xml:space="preserve">. Similar temperature-driven changes have been projected for freshwater environments including more winter precipitation falling as rain than snow, earlier snowmelt runoff, and generally more extreme hydrologic episodes of drought and flooding </w:t>
      </w:r>
      <w:r>
        <w:fldChar w:fldCharType="begin"/>
      </w:r>
      <w:r>
        <w:instrText xml:space="preserve"> ADDIN EN.CITE &lt;EndNote&gt;&lt;Cite&gt;&lt;Author&gt;Crozier&lt;/Author&gt;&lt;Year&gt;2008&lt;/Year&gt;&lt;RecNum&gt;31&lt;/RecNum&gt;&lt;DisplayText&gt;(Crozier et al. 2008)&lt;/DisplayText&gt;&lt;record&gt;&lt;rec-number&gt;31&lt;/rec-number&gt;&lt;foreign-keys&gt;&lt;key app="EN" db-id="0atpzw9wtas0xree9d95zxv3edsre000xape" timestamp="1588668768"&gt;31&lt;/key&gt;&lt;/foreign-keys&gt;&lt;ref-type name="Journal Article"&gt;17&lt;/ref-type&gt;&lt;contributors&gt;&lt;authors&gt;&lt;author&gt;Crozier, L. G.&lt;/author&gt;&lt;author&gt;Hendry, A. P.&lt;/author&gt;&lt;author&gt;Lawson, P. W.&lt;/author&gt;&lt;author&gt;Quinn, T. P.&lt;/author&gt;&lt;author&gt;Mantua, N. J.&lt;/author&gt;&lt;author&gt;Battin, J.&lt;/author&gt;&lt;author&gt;Shaw, R. G.&lt;/author&gt;&lt;author&gt;Huey, R. B.&lt;/author&gt;&lt;/authors&gt;&lt;/contributors&gt;&lt;titles&gt;&lt;title&gt;Potential responses to climate change in organisms with complex life histories: evolution and plasticity in Pacific salmon&lt;/title&gt;&lt;secondary-title&gt;Evolutionary Applications&lt;/secondary-title&gt;&lt;/titles&gt;&lt;periodical&gt;&lt;full-title&gt;Evolutionary Applications&lt;/full-title&gt;&lt;/periodical&gt;&lt;pages&gt;252-270&lt;/pages&gt;&lt;volume&gt;1&lt;/volume&gt;&lt;number&gt;2&lt;/number&gt;&lt;dates&gt;&lt;year&gt;2008&lt;/year&gt;&lt;pub-dates&gt;&lt;date&gt;May&lt;/date&gt;&lt;/pub-dates&gt;&lt;/dates&gt;&lt;isbn&gt;1752-4571&lt;/isbn&gt;&lt;accession-num&gt;WOS:000262783500006&lt;/accession-num&gt;&lt;urls&gt;&lt;related-urls&gt;&lt;url&gt;&amp;lt;Go to ISI&amp;gt;://WOS:000262783500006&lt;/url&gt;&lt;/related-urls&gt;&lt;/urls&gt;&lt;electronic-resource-num&gt;10.1111/j.1752-4571.2008.00033.x&lt;/electronic-resource-num&gt;&lt;/record&gt;&lt;/Cite&gt;&lt;/EndNote&gt;</w:instrText>
      </w:r>
      <w:r>
        <w:fldChar w:fldCharType="separate"/>
      </w:r>
      <w:r>
        <w:rPr>
          <w:noProof/>
        </w:rPr>
        <w:t>(Crozier et al. 2008)</w:t>
      </w:r>
      <w:r>
        <w:fldChar w:fldCharType="end"/>
      </w:r>
      <w:r w:rsidRPr="00F36E22">
        <w:t xml:space="preserve">. By contrast, increasing marine and freshwater temperatures in the Arctic are facilitating movements by Pacific salmon into habitats that were previously unexploited and this radiation appears to be circumpolar </w:t>
      </w:r>
      <w:r>
        <w:fldChar w:fldCharType="begin">
          <w:fldData xml:space="preserve">PEVuZE5vdGU+PENpdGU+PEF1dGhvcj5DYXJvdGhlcnM8L0F1dGhvcj48WWVhcj4yMDE5PC9ZZWFy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</w:fldData>
        </w:fldChar>
      </w:r>
      <w:r>
        <w:instrText xml:space="preserve"> ADDIN EN.CITE </w:instrText>
      </w:r>
      <w:r>
        <w:fldChar w:fldCharType="begin">
          <w:fldData xml:space="preserve">PEVuZE5vdGU+PENpdGU+PEF1dGhvcj5DYXJvdGhlcnM8L0F1dGhvcj48WWVhcj4yMDE5PC9ZZWFy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</w:fldData>
        </w:fldChar>
      </w:r>
      <w:r>
        <w:instrText xml:space="preserve"> ADDIN EN.CITE.DATA </w:instrText>
      </w:r>
      <w:r>
        <w:fldChar w:fldCharType="end"/>
      </w:r>
      <w:r>
        <w:fldChar w:fldCharType="separate"/>
      </w:r>
      <w:r>
        <w:rPr>
          <w:noProof/>
        </w:rPr>
        <w:t>(Carothers et al. 2019, Millane et al. 2019, Sandlund et al. 2019)</w:t>
      </w:r>
      <w:r>
        <w:fldChar w:fldCharType="end"/>
      </w:r>
      <w:r w:rsidRPr="00F36E22">
        <w:t xml:space="preserve">. The demographic consequences for Pacific salmon and native fish species potentially displaced by these changes are difficult to predict, as are the effects on subsistence harvests and the health and socioeconomic well-being of Arctic residents. This uncertainty underscores the need for studies to identify the responses of fish communities to climate stress and continued development of the OCS. </w:t>
      </w:r>
    </w:p>
    <w:p w14:paraId="11908974" w14:textId="2A2EC50E" w:rsidR="00F36E22" w:rsidRPr="00F36E22" w:rsidRDefault="00F36E22" w:rsidP="00167EB5">
      <w:pPr>
        <w:ind w:firstLine="720"/>
      </w:pPr>
      <w:r w:rsidRPr="00F36E22">
        <w:lastRenderedPageBreak/>
        <w:t xml:space="preserve">The Bureau of Ocean Energy Management </w:t>
      </w:r>
      <w:r>
        <w:t xml:space="preserve">(BOEM) </w:t>
      </w:r>
      <w:r w:rsidRPr="00F36E22">
        <w:t xml:space="preserve">has estimated that the Chukchi Sea and Beaufort Sea planning areas of the OCS contain nearly 25 billion barrels of recoverable oil and more than 100 trillion cubic feet of recoverable natural gas </w:t>
      </w:r>
      <w:r w:rsidR="009E1B64">
        <w:fldChar w:fldCharType="begin"/>
      </w:r>
      <w:r w:rsidR="009E1B64">
        <w:instrText xml:space="preserve"> ADDIN EN.CITE &lt;EndNote&gt;&lt;Cite&gt;&lt;Author&gt;BOEM&lt;/Author&gt;&lt;Year&gt;2017&lt;/Year&gt;&lt;RecNum&gt;53&lt;/RecNum&gt;&lt;DisplayText&gt;(BOEM 2017)&lt;/DisplayText&gt;&lt;record&gt;&lt;rec-number&gt;53&lt;/rec-number&gt;&lt;foreign-keys&gt;&lt;key app="EN" db-id="0atpzw9wtas0xree9d95zxv3edsre000xape" timestamp="1588877378"&gt;53&lt;/key&gt;&lt;/foreign-keys&gt;&lt;ref-type name="Report"&gt;27&lt;/ref-type&gt;&lt;contributors&gt;&lt;authors&gt;&lt;author&gt;BOEM,&lt;/author&gt;&lt;/authors&gt;&lt;/contributors&gt;&lt;titles&gt;&lt;title&gt;2016a Assessment of Oil and Gas Resources: Alaska Outer Continental Shelf Region&lt;/title&gt;&lt;/titles&gt;&lt;pages&gt;14&lt;/pages&gt;&lt;dates&gt;&lt;year&gt;2017&lt;/year&gt;&lt;/dates&gt;&lt;pub-location&gt;Anchorage, Alaska&lt;/pub-location&gt;&lt;urls&gt;&lt;/urls&gt;&lt;/record&gt;&lt;/Cite&gt;&lt;/EndNote&gt;</w:instrText>
      </w:r>
      <w:r w:rsidR="009E1B64">
        <w:fldChar w:fldCharType="separate"/>
      </w:r>
      <w:r w:rsidR="009E1B64">
        <w:rPr>
          <w:noProof/>
        </w:rPr>
        <w:t>(BOEM 2017)</w:t>
      </w:r>
      <w:r w:rsidR="009E1B64">
        <w:fldChar w:fldCharType="end"/>
      </w:r>
      <w:r w:rsidRPr="00F36E22">
        <w:t xml:space="preserve">, or approximately 90% and 80% of the total oil and gas in the Alaska OCS, respectively. These planning areas border the documented spawning locations of </w:t>
      </w:r>
      <w:r w:rsidR="002C482E">
        <w:t>p</w:t>
      </w:r>
      <w:r w:rsidRPr="00F36E22">
        <w:t xml:space="preserve">ink and </w:t>
      </w:r>
      <w:r w:rsidR="002C482E">
        <w:t>c</w:t>
      </w:r>
      <w:r w:rsidRPr="00F36E22">
        <w:t xml:space="preserve">hum salmon throughout the </w:t>
      </w:r>
      <w:r w:rsidRPr="009E1B64">
        <w:t>region (Fig</w:t>
      </w:r>
      <w:r w:rsidR="002C482E" w:rsidRPr="009E1B64">
        <w:t>.</w:t>
      </w:r>
      <w:r w:rsidRPr="009E1B64">
        <w:t xml:space="preserve"> </w:t>
      </w:r>
      <w:r w:rsidR="009740D5">
        <w:t>2</w:t>
      </w:r>
      <w:r w:rsidRPr="009E1B64">
        <w:t>), creating sig</w:t>
      </w:r>
      <w:r w:rsidRPr="00F36E22">
        <w:t xml:space="preserve">nificant potential for interactions between oil and gas development and fishery harvest by local stakeholders. Although subsistence fisheries have been traditionally dominated by native species including </w:t>
      </w:r>
      <w:r w:rsidR="00267F4F">
        <w:t>b</w:t>
      </w:r>
      <w:r w:rsidRPr="00F36E22">
        <w:t>road whitefish (</w:t>
      </w:r>
      <w:r w:rsidRPr="00F36E22">
        <w:rPr>
          <w:i/>
          <w:iCs/>
        </w:rPr>
        <w:t>Coregonus nasus</w:t>
      </w:r>
      <w:r w:rsidRPr="00F36E22">
        <w:t>), Arctic cisco (</w:t>
      </w:r>
      <w:r w:rsidRPr="00F36E22">
        <w:rPr>
          <w:i/>
          <w:iCs/>
        </w:rPr>
        <w:t>C. autumnalis</w:t>
      </w:r>
      <w:r w:rsidRPr="00F36E22">
        <w:t xml:space="preserve">), </w:t>
      </w:r>
      <w:r w:rsidR="00267F4F">
        <w:t>l</w:t>
      </w:r>
      <w:r w:rsidRPr="00F36E22">
        <w:t>east cisco (</w:t>
      </w:r>
      <w:r w:rsidRPr="00F36E22">
        <w:rPr>
          <w:i/>
          <w:iCs/>
        </w:rPr>
        <w:t>C. sardinella</w:t>
      </w:r>
      <w:r w:rsidRPr="00F36E22">
        <w:t>), Arctic grayling (</w:t>
      </w:r>
      <w:r w:rsidRPr="00F36E22">
        <w:rPr>
          <w:i/>
          <w:iCs/>
        </w:rPr>
        <w:t>Thymallus arcticus</w:t>
      </w:r>
      <w:r w:rsidRPr="00F36E22">
        <w:t>), burbot (</w:t>
      </w:r>
      <w:r w:rsidRPr="00F36E22">
        <w:rPr>
          <w:i/>
          <w:iCs/>
        </w:rPr>
        <w:t>Lota lota</w:t>
      </w:r>
      <w:r w:rsidRPr="00F36E22">
        <w:t>), lake trout (</w:t>
      </w:r>
      <w:r w:rsidRPr="00F36E22">
        <w:rPr>
          <w:i/>
          <w:iCs/>
        </w:rPr>
        <w:t xml:space="preserve">Salvelinus </w:t>
      </w:r>
      <w:proofErr w:type="spellStart"/>
      <w:r w:rsidRPr="00F36E22">
        <w:rPr>
          <w:i/>
          <w:iCs/>
        </w:rPr>
        <w:t>namaycush</w:t>
      </w:r>
      <w:proofErr w:type="spellEnd"/>
      <w:r w:rsidRPr="00F36E22">
        <w:t xml:space="preserve">) and </w:t>
      </w:r>
      <w:r w:rsidR="00267F4F">
        <w:t>d</w:t>
      </w:r>
      <w:r w:rsidRPr="00F36E22">
        <w:t xml:space="preserve">olly </w:t>
      </w:r>
      <w:proofErr w:type="spellStart"/>
      <w:r w:rsidR="00267F4F">
        <w:t>v</w:t>
      </w:r>
      <w:r w:rsidRPr="00F36E22">
        <w:t>arden</w:t>
      </w:r>
      <w:proofErr w:type="spellEnd"/>
      <w:r w:rsidRPr="00F36E22">
        <w:t xml:space="preserve"> (</w:t>
      </w:r>
      <w:r w:rsidRPr="00F36E22">
        <w:rPr>
          <w:i/>
          <w:iCs/>
        </w:rPr>
        <w:t xml:space="preserve">Salvelinus </w:t>
      </w:r>
      <w:proofErr w:type="spellStart"/>
      <w:r w:rsidRPr="00F36E22">
        <w:rPr>
          <w:i/>
          <w:iCs/>
        </w:rPr>
        <w:t>malma</w:t>
      </w:r>
      <w:proofErr w:type="spellEnd"/>
      <w:r w:rsidRPr="00F36E22">
        <w:t xml:space="preserve">), </w:t>
      </w:r>
      <w:r w:rsidR="00267F4F">
        <w:t>p</w:t>
      </w:r>
      <w:r w:rsidRPr="00F36E22">
        <w:t xml:space="preserve">ink and </w:t>
      </w:r>
      <w:r w:rsidR="00267F4F">
        <w:t>c</w:t>
      </w:r>
      <w:r w:rsidRPr="00F36E22">
        <w:t>hum salmon have in recent years become an increasingly important part of the total harvest</w:t>
      </w:r>
      <w:r w:rsidR="00267F4F">
        <w:t>, as discussed previously</w:t>
      </w:r>
      <w:r w:rsidRPr="00F36E22">
        <w:t xml:space="preserve"> </w:t>
      </w:r>
      <w:r w:rsidR="007C6F25">
        <w:fldChar w:fldCharType="begin">
          <w:fldData xml:space="preserve">PEVuZE5vdGU+PENpdGU+PEF1dGhvcj5DYXJvdGhlcnM8L0F1dGhvcj48WWVhcj4yMDE5PC9ZZWFy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</w:fldData>
        </w:fldChar>
      </w:r>
      <w:r w:rsidR="00267F4F">
        <w:instrText xml:space="preserve"> ADDIN EN.CITE </w:instrText>
      </w:r>
      <w:r w:rsidR="00267F4F">
        <w:fldChar w:fldCharType="begin">
          <w:fldData xml:space="preserve">PEVuZE5vdGU+PENpdGU+PEF1dGhvcj5DYXJvdGhlcnM8L0F1dGhvcj48WWVhcj4yMDE5PC9ZZWFy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</w:fldData>
        </w:fldChar>
      </w:r>
      <w:r w:rsidR="00267F4F">
        <w:instrText xml:space="preserve"> ADDIN EN.CITE.DATA </w:instrText>
      </w:r>
      <w:r w:rsidR="00267F4F">
        <w:fldChar w:fldCharType="end"/>
      </w:r>
      <w:r w:rsidR="007C6F25">
        <w:fldChar w:fldCharType="separate"/>
      </w:r>
      <w:r w:rsidR="00267F4F">
        <w:rPr>
          <w:noProof/>
        </w:rPr>
        <w:t>(Irvine et al. 2009, Dunmall et al. 2013, Carothers et al. 2019)</w:t>
      </w:r>
      <w:r w:rsidR="007C6F25">
        <w:fldChar w:fldCharType="end"/>
      </w:r>
      <w:r w:rsidRPr="00F36E22">
        <w:t xml:space="preserve"> and will likely continue to do so along with other Pacific salmon as they establish self-sustaining populations in river systems draining into the waters of the Chukchi and Beaufort Seas. An added concern is that the radiation of Pacific salmon into Arctic freshwater habitats may result in displacement of native fishes leading to even greater reliance on</w:t>
      </w:r>
      <w:r w:rsidR="00267F4F">
        <w:t xml:space="preserve"> salmon</w:t>
      </w:r>
      <w:r w:rsidRPr="00F36E22">
        <w:rPr>
          <w:i/>
          <w:iCs/>
        </w:rPr>
        <w:t xml:space="preserve"> </w:t>
      </w:r>
      <w:r w:rsidRPr="00F36E22">
        <w:t>species for subsistence harvest. Moreover, Pacific salmon produce large numbers of juvenile fish that are highly dependent on coastal waters to forage and grow before leaving to the open ocean to complete the marine phase of their life cycle. Environmental impacts to coastal marine habitats from oil and gas development could have significant negative consequences for early ocean survival and hence population resilience. Juvenile salmon also serve as a forage base for other keystone species such as marine mammals. Coupled with the likely northward movement of economically important groundfish (e.g. Pacific pollock</w:t>
      </w:r>
      <w:r w:rsidR="007C6F25">
        <w:t xml:space="preserve"> </w:t>
      </w:r>
      <w:r w:rsidRPr="00F36E22">
        <w:rPr>
          <w:i/>
          <w:iCs/>
        </w:rPr>
        <w:t xml:space="preserve">Gadus </w:t>
      </w:r>
      <w:proofErr w:type="spellStart"/>
      <w:r w:rsidRPr="00F36E22">
        <w:rPr>
          <w:i/>
          <w:iCs/>
        </w:rPr>
        <w:t>chalcogrammus</w:t>
      </w:r>
      <w:proofErr w:type="spellEnd"/>
      <w:r w:rsidRPr="00F36E22">
        <w:t>) into Arctic waters, these ecological changes will have broad and important implications for development activities in the OCS.</w:t>
      </w:r>
    </w:p>
    <w:p w14:paraId="70F5DCDD" w14:textId="785AAF34" w:rsidR="00F36E22" w:rsidRDefault="00F36E22" w:rsidP="00F36E22"/>
    <w:p w14:paraId="6F8D975A" w14:textId="4A00515B" w:rsidR="00B93F0F" w:rsidRDefault="00167EB5" w:rsidP="00F36E22">
      <w:r>
        <w:rPr>
          <w:noProof/>
        </w:rPr>
        <w:drawing>
          <wp:anchor distT="0" distB="0" distL="114300" distR="114300" simplePos="0" relativeHeight="251660288" behindDoc="0" locked="0" layoutInCell="1" allowOverlap="1" wp14:anchorId="0F9195E2" wp14:editId="2C66107D">
            <wp:simplePos x="0" y="0"/>
            <wp:positionH relativeFrom="column">
              <wp:posOffset>1099752</wp:posOffset>
            </wp:positionH>
            <wp:positionV relativeFrom="paragraph">
              <wp:posOffset>67526</wp:posOffset>
            </wp:positionV>
            <wp:extent cx="4104640" cy="2895600"/>
            <wp:effectExtent l="12700" t="12700" r="10160" b="12700"/>
            <wp:wrapSquare wrapText="bothSides"/>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others_FIG2.pdf"/>
                    <pic:cNvPicPr/>
                  </pic:nvPicPr>
                  <pic:blipFill rotWithShape="1">
                    <a:blip r:embed="rId8" cstate="print">
                      <a:extLst>
                        <a:ext uri="{28A0092B-C50C-407E-A947-70E740481C1C}">
                          <a14:useLocalDpi xmlns:a14="http://schemas.microsoft.com/office/drawing/2010/main" val="0"/>
                        </a:ext>
                      </a:extLst>
                    </a:blip>
                    <a:srcRect t="23144" b="22344"/>
                    <a:stretch/>
                  </pic:blipFill>
                  <pic:spPr bwMode="auto">
                    <a:xfrm>
                      <a:off x="0" y="0"/>
                      <a:ext cx="4104640" cy="28956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733734" w14:textId="61C3DC31" w:rsidR="00B93F0F" w:rsidRDefault="00B93F0F" w:rsidP="00F36E22"/>
    <w:p w14:paraId="31E33000" w14:textId="7A205ABB" w:rsidR="00097643" w:rsidRDefault="00097643" w:rsidP="00F36E22"/>
    <w:p w14:paraId="4645B1B1" w14:textId="7ABEB395" w:rsidR="00097643" w:rsidRDefault="00097643" w:rsidP="00F36E22"/>
    <w:p w14:paraId="00FC44A2" w14:textId="68E1A4BC" w:rsidR="00097643" w:rsidRDefault="00097643" w:rsidP="00F36E22"/>
    <w:p w14:paraId="3379AEBE" w14:textId="5E318A49" w:rsidR="00097643" w:rsidRDefault="00097643" w:rsidP="00F36E22"/>
    <w:p w14:paraId="2D92F580" w14:textId="79E10750" w:rsidR="00097643" w:rsidRDefault="00097643" w:rsidP="00F36E22"/>
    <w:p w14:paraId="48E283C5" w14:textId="34E5F236" w:rsidR="00097643" w:rsidRDefault="00097643" w:rsidP="00F36E22"/>
    <w:p w14:paraId="7489CCB1" w14:textId="657EA2A7" w:rsidR="00097643" w:rsidRDefault="00097643" w:rsidP="00F36E22"/>
    <w:p w14:paraId="4632C05A" w14:textId="240A14D0" w:rsidR="00097643" w:rsidRDefault="00097643" w:rsidP="00F36E22"/>
    <w:p w14:paraId="31CD3A6B" w14:textId="2946DFF5" w:rsidR="00097643" w:rsidRDefault="00097643" w:rsidP="00F36E22"/>
    <w:p w14:paraId="1F0A7F9D" w14:textId="70CE7A0E" w:rsidR="00097643" w:rsidRDefault="00097643" w:rsidP="00F36E22"/>
    <w:p w14:paraId="3C2D6AFD" w14:textId="356E4826" w:rsidR="00097643" w:rsidRDefault="00097643" w:rsidP="00F36E22"/>
    <w:p w14:paraId="62D2A448" w14:textId="45F54D20" w:rsidR="00097643" w:rsidRDefault="00097643" w:rsidP="00F36E22"/>
    <w:p w14:paraId="6E9C9ED6" w14:textId="09866C42" w:rsidR="00097643" w:rsidRDefault="00097643" w:rsidP="00F36E22"/>
    <w:p w14:paraId="04F3E4D7" w14:textId="1B9EBCD0" w:rsidR="00097643" w:rsidRDefault="00097643" w:rsidP="00F36E22"/>
    <w:p w14:paraId="33BE2D96" w14:textId="21E7ABE9" w:rsidR="00097643" w:rsidRDefault="00097643" w:rsidP="00F36E22"/>
    <w:p w14:paraId="4FBACA02" w14:textId="4BE489B0" w:rsidR="00097643" w:rsidRDefault="00097643" w:rsidP="00F36E22"/>
    <w:p w14:paraId="19831269" w14:textId="54660815" w:rsidR="00097643" w:rsidRDefault="00097643" w:rsidP="00F36E22"/>
    <w:p w14:paraId="14672FD9" w14:textId="4BFA09DD" w:rsidR="003A7598" w:rsidRPr="003A7598" w:rsidRDefault="00097643" w:rsidP="003A7598">
      <w:r>
        <w:rPr>
          <w:b/>
          <w:bCs/>
        </w:rPr>
        <w:t xml:space="preserve">Figure </w:t>
      </w:r>
      <w:r w:rsidR="009740D5">
        <w:rPr>
          <w:b/>
          <w:bCs/>
        </w:rPr>
        <w:t>2</w:t>
      </w:r>
      <w:r>
        <w:rPr>
          <w:b/>
          <w:bCs/>
        </w:rPr>
        <w:t>.</w:t>
      </w:r>
      <w:r>
        <w:t xml:space="preserve"> </w:t>
      </w:r>
      <w:r w:rsidR="003A7598" w:rsidRPr="003A7598">
        <w:t xml:space="preserve">The presence and spawning of pink salmon in stream systems in the North Slope region </w:t>
      </w:r>
      <w:r w:rsidR="003A7598">
        <w:t xml:space="preserve">of Alaska. </w:t>
      </w:r>
      <w:r w:rsidR="003A7598" w:rsidRPr="003A7598">
        <w:t xml:space="preserve">Image and legend information from </w:t>
      </w:r>
      <w:r w:rsidR="003A7598">
        <w:t>Carothers</w:t>
      </w:r>
      <w:r w:rsidR="003A7598" w:rsidRPr="003A7598">
        <w:t xml:space="preserve"> et al.</w:t>
      </w:r>
      <w:r w:rsidR="003A7598">
        <w:t xml:space="preserve"> </w:t>
      </w:r>
      <w:r w:rsidR="003A7598">
        <w:fldChar w:fldCharType="begin"/>
      </w:r>
      <w:r w:rsidR="003A7598">
        <w:instrText xml:space="preserve"> ADDIN EN.CITE &lt;EndNote&gt;&lt;Cite ExcludeAuth="1"&gt;&lt;Author&gt;Carothers&lt;/Author&gt;&lt;Year&gt;2019&lt;/Year&gt;&lt;RecNum&gt;3&lt;/RecNum&gt;&lt;DisplayText&gt;(2019)&lt;/DisplayText&gt;&lt;record&gt;&lt;rec-number&gt;3&lt;/rec-number&gt;&lt;foreign-keys&gt;&lt;key app="EN" db-id="0atpzw9wtas0xree9d95zxv3edsre000xape" timestamp="1588659167"&gt;3&lt;/key&gt;&lt;/foreign-keys&gt;&lt;ref-type name="Journal Article"&gt;17&lt;/ref-type&gt;&lt;contributors&gt;&lt;authors&gt;&lt;author&gt;Carothers, C.&lt;/author&gt;&lt;author&gt;Sformo, T. L.&lt;/author&gt;&lt;author&gt;Cotton, S.&lt;/author&gt;&lt;author&gt;George, J. C.&lt;/author&gt;&lt;author&gt;Westley, P. A. H.&lt;/author&gt;&lt;/authors&gt;&lt;/contributors&gt;&lt;titles&gt;&lt;title&gt;Pacific Salmon in the Rapidly Changing Arctic: Exploring Local Knowledge and Emerging Fisheries in Utqiagvik and Nuiqsut, Alaska&lt;/title&gt;&lt;secondary-title&gt;Arctic&lt;/secondary-title&gt;&lt;/titles&gt;&lt;periodical&gt;&lt;full-title&gt;Arctic&lt;/full-title&gt;&lt;/periodical&gt;&lt;pages&gt;273-288&lt;/pages&gt;&lt;volume&gt;72&lt;/volume&gt;&lt;number&gt;3&lt;/number&gt;&lt;dates&gt;&lt;year&gt;2019&lt;/year&gt;&lt;pub-dates&gt;&lt;date&gt;Sep&lt;/date&gt;&lt;/pub-dates&gt;&lt;/dates&gt;&lt;isbn&gt;0004-0843&lt;/isbn&gt;&lt;accession-num&gt;WOS:000485096400005&lt;/accession-num&gt;&lt;urls&gt;&lt;related-urls&gt;&lt;url&gt;&amp;lt;Go to ISI&amp;gt;://WOS:000485096400005&lt;/url&gt;&lt;/related-urls&gt;&lt;/urls&gt;&lt;electronic-resource-num&gt;10.14430/arctic68876&lt;/electronic-resource-num&gt;&lt;/record&gt;&lt;/Cite&gt;&lt;/EndNote&gt;</w:instrText>
      </w:r>
      <w:r w:rsidR="003A7598">
        <w:fldChar w:fldCharType="separate"/>
      </w:r>
      <w:r w:rsidR="003A7598">
        <w:rPr>
          <w:noProof/>
        </w:rPr>
        <w:t>(2019)</w:t>
      </w:r>
      <w:r w:rsidR="003A7598">
        <w:fldChar w:fldCharType="end"/>
      </w:r>
      <w:r w:rsidR="003A7598" w:rsidRPr="003A7598">
        <w:t>.</w:t>
      </w:r>
    </w:p>
    <w:p w14:paraId="276641A6" w14:textId="223452E1" w:rsidR="00F36E22" w:rsidRPr="00F36E22" w:rsidRDefault="00F36E22" w:rsidP="00167EB5">
      <w:pPr>
        <w:ind w:firstLine="720"/>
      </w:pPr>
      <w:r w:rsidRPr="00F36E22">
        <w:lastRenderedPageBreak/>
        <w:t xml:space="preserve">The research proposed here will focus on </w:t>
      </w:r>
      <w:r w:rsidR="00267F4F">
        <w:t>p</w:t>
      </w:r>
      <w:r w:rsidRPr="00F36E22">
        <w:t xml:space="preserve">ink </w:t>
      </w:r>
      <w:r w:rsidR="00267F4F">
        <w:t>s</w:t>
      </w:r>
      <w:r w:rsidRPr="00F36E22">
        <w:t>almon given recent observations of the presence of this species in Arctic coastal ecosystems</w:t>
      </w:r>
      <w:r w:rsidR="00D51E37">
        <w:t xml:space="preserve"> (Fig. 2)</w:t>
      </w:r>
      <w:r w:rsidRPr="00F36E22">
        <w:t>, as well as populations from outside the Arctic that will serve as test groups to resolve potential</w:t>
      </w:r>
      <w:r w:rsidR="00EC40A9">
        <w:t>ly</w:t>
      </w:r>
      <w:r w:rsidRPr="00F36E22">
        <w:t xml:space="preserve"> confounding effects from </w:t>
      </w:r>
      <w:r w:rsidR="00EC40A9">
        <w:t xml:space="preserve">the </w:t>
      </w:r>
      <w:r w:rsidRPr="00F36E22">
        <w:t>speci</w:t>
      </w:r>
      <w:r w:rsidR="00EC40A9">
        <w:t>es</w:t>
      </w:r>
      <w:r w:rsidRPr="00F36E22">
        <w:t xml:space="preserve"> life history. Broadly, this work addresses BOEM interests in Arctic marine biodiversity monitoring, and studies of stressors that will improve understanding of cumulative effects on the Alaska OCS environment. More specifically, we propose to analyze the geochemical signatures from </w:t>
      </w:r>
      <w:r w:rsidR="00267F4F">
        <w:t xml:space="preserve">otolith </w:t>
      </w:r>
      <w:r w:rsidRPr="00F36E22">
        <w:t xml:space="preserve">samples of </w:t>
      </w:r>
      <w:r w:rsidR="00267F4F">
        <w:t>p</w:t>
      </w:r>
      <w:r w:rsidRPr="00F36E22">
        <w:t xml:space="preserve">ink salmon caught in marine waters of the Beaufort </w:t>
      </w:r>
      <w:r w:rsidR="00267F4F" w:rsidRPr="003C0F7D">
        <w:t xml:space="preserve">and Chukchi </w:t>
      </w:r>
      <w:r w:rsidRPr="003C0F7D">
        <w:t>Sea</w:t>
      </w:r>
      <w:r w:rsidR="00267F4F" w:rsidRPr="003C0F7D">
        <w:t>s</w:t>
      </w:r>
      <w:r w:rsidRPr="00F36E22">
        <w:t xml:space="preserve"> and compare these signatures to water samples collected from local and regional watersheds. </w:t>
      </w:r>
      <w:r w:rsidR="00267F4F">
        <w:t>Our</w:t>
      </w:r>
      <w:r w:rsidRPr="00F36E22">
        <w:t xml:space="preserve"> main objective is to determine whether </w:t>
      </w:r>
      <w:r w:rsidR="00267F4F">
        <w:t>p</w:t>
      </w:r>
      <w:r w:rsidRPr="00F36E22">
        <w:t>ink salmon harvested in OCS marine areas represent fish that have possibly originated from rivers along the North Slope</w:t>
      </w:r>
      <w:r w:rsidR="00267F4F">
        <w:t>,</w:t>
      </w:r>
      <w:r w:rsidRPr="00F36E22">
        <w:t xml:space="preserve"> or from river systems to the west where naturally reproducing populations are known to exist. We are proposing this study as a preliminary assessment of the geochemical variation present </w:t>
      </w:r>
      <w:r w:rsidR="00C81E6E">
        <w:t xml:space="preserve">in </w:t>
      </w:r>
      <w:r w:rsidR="00267F4F">
        <w:t xml:space="preserve">pink </w:t>
      </w:r>
      <w:r w:rsidRPr="00F36E22">
        <w:t xml:space="preserve">salmon harvested in marine waters of the Alaskan Arctic. The results of this study will be used to guide development of a more comprehensive analysis of the geochemical signatures in water and fish from all the known salmon rivers of the North Slope, which is beyond the </w:t>
      </w:r>
      <w:r w:rsidR="00267F4F">
        <w:t>scope of</w:t>
      </w:r>
      <w:r w:rsidRPr="00F36E22">
        <w:t xml:space="preserve"> this </w:t>
      </w:r>
      <w:r w:rsidR="00267F4F">
        <w:t>funding opportunity</w:t>
      </w:r>
      <w:r w:rsidRPr="00F36E22">
        <w:t xml:space="preserve">. The project will leverage the participation of local communities </w:t>
      </w:r>
      <w:r w:rsidR="00267F4F">
        <w:t xml:space="preserve">in </w:t>
      </w:r>
      <w:proofErr w:type="spellStart"/>
      <w:r w:rsidR="0044251B" w:rsidRPr="00704F45">
        <w:t>Utqia</w:t>
      </w:r>
      <w:r w:rsidR="00704F45" w:rsidRPr="00704F45">
        <w:t>ġ</w:t>
      </w:r>
      <w:r w:rsidR="0044251B" w:rsidRPr="00704F45">
        <w:t>vik</w:t>
      </w:r>
      <w:proofErr w:type="spellEnd"/>
      <w:r w:rsidR="0044251B">
        <w:t>, Alaska</w:t>
      </w:r>
      <w:r w:rsidR="00D51E37">
        <w:t>,</w:t>
      </w:r>
      <w:r w:rsidRPr="00F36E22">
        <w:t xml:space="preserve"> Alaska Dep</w:t>
      </w:r>
      <w:r w:rsidR="007C6F25">
        <w:t>artment</w:t>
      </w:r>
      <w:r w:rsidRPr="00F36E22">
        <w:t xml:space="preserve"> of Fish </w:t>
      </w:r>
      <w:r w:rsidR="0044251B">
        <w:t>&amp;</w:t>
      </w:r>
      <w:r w:rsidRPr="00F36E22">
        <w:t xml:space="preserve"> Game (ADF&amp;G) </w:t>
      </w:r>
      <w:r w:rsidR="0044251B">
        <w:t>field operations</w:t>
      </w:r>
      <w:r w:rsidR="00D51E37">
        <w:t xml:space="preserve"> in western Alaska, and an industry supported field project in the Prince William Sound</w:t>
      </w:r>
      <w:r w:rsidR="0044251B">
        <w:t xml:space="preserve"> </w:t>
      </w:r>
      <w:r w:rsidR="00BE4D6E">
        <w:t xml:space="preserve">(PWS) </w:t>
      </w:r>
      <w:r w:rsidR="00D51E37">
        <w:t xml:space="preserve">region </w:t>
      </w:r>
      <w:r w:rsidRPr="00F36E22">
        <w:t>to assist with field collections</w:t>
      </w:r>
      <w:r w:rsidR="0044251B">
        <w:t xml:space="preserve">. </w:t>
      </w:r>
    </w:p>
    <w:p w14:paraId="70D96F04" w14:textId="77777777" w:rsidR="0044251B" w:rsidRDefault="0044251B"/>
    <w:p w14:paraId="4B24FEC0" w14:textId="1BDF0829" w:rsidR="00766FF4" w:rsidRPr="00EC40A9" w:rsidRDefault="00766FF4">
      <w:pPr>
        <w:rPr>
          <w:i/>
          <w:iCs/>
        </w:rPr>
      </w:pPr>
      <w:r w:rsidRPr="00F165A4">
        <w:rPr>
          <w:i/>
          <w:iCs/>
        </w:rPr>
        <w:t>c) Objectives/Hypotheses:</w:t>
      </w:r>
    </w:p>
    <w:p w14:paraId="70BDB96B" w14:textId="3A0B7458" w:rsidR="00C81E6E" w:rsidRDefault="00C81E6E" w:rsidP="00C81E6E">
      <w:r>
        <w:t xml:space="preserve">Our goal is to determine whether pink salmon that are captured as adults in Arctic marine waters originated from Arctic freshwater drainages. Although we focus here on only one species of Pacific salmon and are limited to a relatively small sample of individuals given budget constraints, this study will provide a critically important first step in investigating whether these salmon are pioneers in an early stage of range expansion that could have broad implications for the future of this region. Our alternative, null hypothesis is that the conditions for spawning in North Slope rivers are too cold or are lacking in other attributes, and thus adults that we observe in Arctic marine waters are individuals that have strayed from known natural spawning populations from western Alaska rivers or elsewhere. </w:t>
      </w:r>
    </w:p>
    <w:p w14:paraId="53F1A4B8" w14:textId="77777777" w:rsidR="00766FF4" w:rsidRDefault="00766FF4"/>
    <w:p w14:paraId="3B80E48B" w14:textId="51A62AC0" w:rsidR="00766FF4" w:rsidRPr="00706649" w:rsidRDefault="00766FF4" w:rsidP="00766FF4">
      <w:pPr>
        <w:rPr>
          <w:i/>
          <w:iCs/>
        </w:rPr>
      </w:pPr>
      <w:r w:rsidRPr="00F165A4">
        <w:rPr>
          <w:i/>
          <w:iCs/>
        </w:rPr>
        <w:t>d) Methods/Analyses:</w:t>
      </w:r>
    </w:p>
    <w:p w14:paraId="2B4C6037" w14:textId="7A368C95" w:rsidR="00766FF4" w:rsidRDefault="00766FF4"/>
    <w:p w14:paraId="7546727D" w14:textId="7DD372BD" w:rsidR="004C27EE" w:rsidRPr="00097643" w:rsidRDefault="00FA3451" w:rsidP="00FA3451">
      <w:pPr>
        <w:rPr>
          <w:rFonts w:ascii="Arial" w:hAnsi="Arial" w:cs="Arial"/>
          <w:b/>
          <w:bCs/>
        </w:rPr>
      </w:pPr>
      <w:r w:rsidRPr="00097643">
        <w:rPr>
          <w:rFonts w:ascii="Arial" w:hAnsi="Arial" w:cs="Arial"/>
          <w:b/>
          <w:bCs/>
        </w:rPr>
        <w:t xml:space="preserve">Study </w:t>
      </w:r>
      <w:r w:rsidR="009B0551" w:rsidRPr="00097643">
        <w:rPr>
          <w:rFonts w:ascii="Arial" w:hAnsi="Arial" w:cs="Arial"/>
          <w:b/>
          <w:bCs/>
        </w:rPr>
        <w:t>a</w:t>
      </w:r>
      <w:r w:rsidRPr="00097643">
        <w:rPr>
          <w:rFonts w:ascii="Arial" w:hAnsi="Arial" w:cs="Arial"/>
          <w:b/>
          <w:bCs/>
        </w:rPr>
        <w:t>rea</w:t>
      </w:r>
    </w:p>
    <w:p w14:paraId="62A2A9B1" w14:textId="66C80630" w:rsidR="00FA3451" w:rsidRPr="00FA3451" w:rsidRDefault="00AD4EB4" w:rsidP="00FA3451">
      <w:r>
        <w:t xml:space="preserve">The proposed study area will range from </w:t>
      </w:r>
      <w:r w:rsidR="00011500">
        <w:t xml:space="preserve">the </w:t>
      </w:r>
      <w:r>
        <w:t xml:space="preserve">Noatak and Kobuk river drainages in the west near Kotzebue, Alaska to </w:t>
      </w:r>
      <w:r w:rsidR="00011500">
        <w:t xml:space="preserve">the </w:t>
      </w:r>
      <w:r>
        <w:t>Mackenzie River basin in the Northwest Territor</w:t>
      </w:r>
      <w:r w:rsidR="00011500">
        <w:t>ies</w:t>
      </w:r>
      <w:r>
        <w:t xml:space="preserve"> of Canada (Figs</w:t>
      </w:r>
      <w:r w:rsidR="00011500">
        <w:t>.</w:t>
      </w:r>
      <w:r>
        <w:t xml:space="preserve"> 2 and 3), in addition </w:t>
      </w:r>
      <w:r w:rsidR="00011500">
        <w:t xml:space="preserve">to </w:t>
      </w:r>
      <w:r>
        <w:t xml:space="preserve">the </w:t>
      </w:r>
      <w:r w:rsidR="00BE4D6E">
        <w:t xml:space="preserve">PWS </w:t>
      </w:r>
      <w:r>
        <w:t>area in southcentral Alaska that will serve as an outgroup for our Arctic study sites.</w:t>
      </w:r>
      <w:r w:rsidRPr="00FA3451">
        <w:t xml:space="preserve"> </w:t>
      </w:r>
      <w:r w:rsidR="00FA3451" w:rsidRPr="00FA3451">
        <w:t xml:space="preserve">We chose these </w:t>
      </w:r>
      <w:r w:rsidR="006F3DC1">
        <w:t>watershed</w:t>
      </w:r>
      <w:r w:rsidR="00FA3451" w:rsidRPr="00FA3451">
        <w:t xml:space="preserve"> systems as the study boundaries because they represent the nearest locations where Pacific salmon</w:t>
      </w:r>
      <w:r w:rsidR="006F3DC1">
        <w:t>, and pink salmon specifically,</w:t>
      </w:r>
      <w:r w:rsidR="00FA3451" w:rsidRPr="00FA3451">
        <w:t xml:space="preserve"> are known to have naturally sustaining populations. </w:t>
      </w:r>
      <w:r w:rsidR="008D57A0">
        <w:t xml:space="preserve">However, there is currently no specific evidence that the North Slope region has self-sustaining populations of pink salmon. The geology of the area is highly heterogeneous, which increases the likelihood that the chemical signatures present in the various river systems and hence the fish that reside in these waters can be distinguished from each other. For example, the Noatak and Kobuk rivers drain from sedimentary rocks that are of roughly 540-250 million years old (mya) (Paleozoic) and 250-65 mya (Mesozoic), respectively. Moving eastward, much of the North Slope is also underlain with Mesozoic sedimentary rock until reaching Prudhoe Bay and the </w:t>
      </w:r>
      <w:proofErr w:type="spellStart"/>
      <w:r w:rsidR="008D57A0">
        <w:t>Sagavanirtok</w:t>
      </w:r>
      <w:proofErr w:type="spellEnd"/>
      <w:r w:rsidR="008D57A0">
        <w:t xml:space="preserve"> (Sag) River where much younger Cenozoic (65 </w:t>
      </w:r>
      <w:r w:rsidR="008D57A0">
        <w:lastRenderedPageBreak/>
        <w:t xml:space="preserve">mya to present) sedimentary rocks appear. The Sag and other nearby rivers such as the Colville and </w:t>
      </w:r>
      <w:proofErr w:type="spellStart"/>
      <w:r w:rsidR="008D57A0">
        <w:t>Itkillik</w:t>
      </w:r>
      <w:proofErr w:type="spellEnd"/>
      <w:r w:rsidR="008D57A0">
        <w:t xml:space="preserve">, however, also have their headwaters in the Paleozoic rocks of the Brooks Range, which adds another element of geologic heterogeneity. Finally, the Mackenzie River basin transitions from a mixture Cenozoic, Mesozoic and Paleozoic sedimentary rock in the lower to intrusive (i.e. granitic), metamorphic and volcanic rock of Proterozoic (2500-540 mya) and Archean (4000-2500 mya) age of the Canadian Shield (not shown). </w:t>
      </w:r>
      <w:r w:rsidR="00FA3451" w:rsidRPr="00FA3451">
        <w:t xml:space="preserve">We hypothesize this variation may contribute importantly to finding detectable geochemical signatures in </w:t>
      </w:r>
      <w:r w:rsidR="00613FA2">
        <w:t>stream</w:t>
      </w:r>
      <w:r w:rsidR="00FA3451" w:rsidRPr="00FA3451">
        <w:t xml:space="preserve"> water</w:t>
      </w:r>
      <w:r w:rsidR="00613FA2">
        <w:t xml:space="preserve"> and</w:t>
      </w:r>
      <w:r w:rsidR="00FA3451" w:rsidRPr="00FA3451">
        <w:t xml:space="preserve"> </w:t>
      </w:r>
      <w:r w:rsidR="00AF34D3">
        <w:t xml:space="preserve">potentially </w:t>
      </w:r>
      <w:r w:rsidR="00FA3451" w:rsidRPr="00FA3451">
        <w:t xml:space="preserve">salmon </w:t>
      </w:r>
      <w:r w:rsidR="00AF34D3">
        <w:t>reared from</w:t>
      </w:r>
      <w:r w:rsidR="00FA3451" w:rsidRPr="00FA3451">
        <w:t xml:space="preserve"> these river systems. This hypothesis is supported by previous investigations of the variation i</w:t>
      </w:r>
      <w:r w:rsidR="00613FA2">
        <w:t xml:space="preserve">n </w:t>
      </w:r>
      <w:r w:rsidR="00FA3451" w:rsidRPr="00FA3451">
        <w:t>water chemistry in relation to the lithology of the region. For example, Brennan et al.</w:t>
      </w:r>
      <w:r w:rsidR="004C27EE">
        <w:t xml:space="preserve"> </w:t>
      </w:r>
      <w:r w:rsidR="004C27EE">
        <w:fldChar w:fldCharType="begin"/>
      </w:r>
      <w:r w:rsidR="004C27EE">
        <w:instrText xml:space="preserve"> ADDIN EN.CITE &lt;EndNote&gt;&lt;Cite ExcludeAuth="1"&gt;&lt;Author&gt;Brennan&lt;/Author&gt;&lt;Year&gt;2014&lt;/Year&gt;&lt;RecNum&gt;25&lt;/RecNum&gt;&lt;DisplayText&gt;(2014)&lt;/DisplayText&gt;&lt;record&gt;&lt;rec-number&gt;25&lt;/rec-number&gt;&lt;foreign-keys&gt;&lt;key app="EN" db-id="0atpzw9wtas0xree9d95zxv3edsre000xape" timestamp="1588668768"&gt;25&lt;/key&gt;&lt;/foreign-keys&gt;&lt;ref-type name="Journal Article"&gt;17&lt;/ref-type&gt;&lt;contributors&gt;&lt;authors&gt;&lt;author&gt;Brennan, S. R.&lt;/author&gt;&lt;author&gt;Fernandez, D. P.&lt;/author&gt;&lt;author&gt;Mackey, G.&lt;/author&gt;&lt;author&gt;Cerling, T. E.&lt;/author&gt;&lt;author&gt;Bataille, C. P.&lt;/author&gt;&lt;author&gt;Bowen, G. J.&lt;/author&gt;&lt;author&gt;Wooller, M. J.&lt;/author&gt;&lt;/authors&gt;&lt;/contributors&gt;&lt;titles&gt;&lt;title&gt;Strontium isotope variation and carbonate versus silicate weathering in rivers from across Alaska: Implications for provenance studies&lt;/title&gt;&lt;secondary-title&gt;Chemical Geology&lt;/secondary-title&gt;&lt;/titles&gt;&lt;periodical&gt;&lt;full-title&gt;Chemical Geology&lt;/full-title&gt;&lt;/periodical&gt;&lt;pages&gt;167-181&lt;/pages&gt;&lt;volume&gt;389&lt;/volume&gt;&lt;dates&gt;&lt;year&gt;2014&lt;/year&gt;&lt;pub-dates&gt;&lt;date&gt;Dec&lt;/date&gt;&lt;/pub-dates&gt;&lt;/dates&gt;&lt;isbn&gt;0009-2541&lt;/isbn&gt;&lt;accession-num&gt;WOS:000345441900013&lt;/accession-num&gt;&lt;urls&gt;&lt;related-urls&gt;&lt;url&gt;&amp;lt;Go to ISI&amp;gt;://WOS:000345441900013&lt;/url&gt;&lt;/related-urls&gt;&lt;/urls&gt;&lt;electronic-resource-num&gt;10.1016/j.chemgeo.2014.08.018&lt;/electronic-resource-num&gt;&lt;/record&gt;&lt;/Cite&gt;&lt;/EndNote&gt;</w:instrText>
      </w:r>
      <w:r w:rsidR="004C27EE">
        <w:fldChar w:fldCharType="separate"/>
      </w:r>
      <w:r w:rsidR="004C27EE">
        <w:rPr>
          <w:noProof/>
        </w:rPr>
        <w:t>(2014)</w:t>
      </w:r>
      <w:r w:rsidR="004C27EE">
        <w:fldChar w:fldCharType="end"/>
      </w:r>
      <w:r w:rsidR="00FA3451" w:rsidRPr="00FA3451">
        <w:t xml:space="preserve"> reported that the strontium isotopic ratio (</w:t>
      </w:r>
      <w:r w:rsidR="00FA3451" w:rsidRPr="00FA3451">
        <w:rPr>
          <w:vertAlign w:val="superscript"/>
        </w:rPr>
        <w:t>87</w:t>
      </w:r>
      <w:r w:rsidR="00FA3451" w:rsidRPr="00FA3451">
        <w:t>Sr/</w:t>
      </w:r>
      <w:r w:rsidR="00FA3451" w:rsidRPr="00FA3451">
        <w:rPr>
          <w:vertAlign w:val="superscript"/>
        </w:rPr>
        <w:t>86</w:t>
      </w:r>
      <w:r w:rsidR="00FA3451" w:rsidRPr="00FA3451">
        <w:t xml:space="preserve">Sr) in rivers draining northward from the Brooks Range varied between ~ 0.708-0.716, whereas Sr concentrations ranged between 0.00035-0.00352 mmol. Lithology modeled estimates of </w:t>
      </w:r>
      <w:r w:rsidR="00FA3451" w:rsidRPr="00FA3451">
        <w:rPr>
          <w:vertAlign w:val="superscript"/>
        </w:rPr>
        <w:t>87</w:t>
      </w:r>
      <w:r w:rsidR="00FA3451" w:rsidRPr="00FA3451">
        <w:t>Sr/</w:t>
      </w:r>
      <w:r w:rsidR="00FA3451" w:rsidRPr="00FA3451">
        <w:rPr>
          <w:vertAlign w:val="superscript"/>
        </w:rPr>
        <w:t>86</w:t>
      </w:r>
      <w:r w:rsidR="00FA3451" w:rsidRPr="00FA3451">
        <w:t xml:space="preserve">Sr from other North Slope rivers can be found in Bataille et al. </w:t>
      </w:r>
      <w:r w:rsidR="004C27EE">
        <w:fldChar w:fldCharType="begin"/>
      </w:r>
      <w:r w:rsidR="004C27EE">
        <w:instrText xml:space="preserve"> ADDIN EN.CITE &lt;EndNote&gt;&lt;Cite ExcludeAuth="1"&gt;&lt;Author&gt;Bataille&lt;/Author&gt;&lt;Year&gt;2014&lt;/Year&gt;&lt;RecNum&gt;26&lt;/RecNum&gt;&lt;DisplayText&gt;(2014)&lt;/DisplayText&gt;&lt;record&gt;&lt;rec-number&gt;26&lt;/rec-number&gt;&lt;foreign-keys&gt;&lt;key app="EN" db-id="0atpzw9wtas0xree9d95zxv3edsre000xape" timestamp="1588668768"&gt;26&lt;/key&gt;&lt;/foreign-keys&gt;&lt;ref-type name="Journal Article"&gt;17&lt;/ref-type&gt;&lt;contributors&gt;&lt;authors&gt;&lt;author&gt;Bataille, C. P.&lt;/author&gt;&lt;author&gt;Brennan, S. R.&lt;/author&gt;&lt;author&gt;Hartmann, J.&lt;/author&gt;&lt;author&gt;Moosdorf, N.&lt;/author&gt;&lt;author&gt;Wooller, M. J.&lt;/author&gt;&lt;author&gt;Bowen, G. J.&lt;/author&gt;&lt;/authors&gt;&lt;/contributors&gt;&lt;titles&gt;&lt;title&gt;A geostatistical framework for predicting variations in strontium concentrations and isotope ratios in Alaskan rivers&lt;/title&gt;&lt;secondary-title&gt;Chemical Geology&lt;/secondary-title&gt;&lt;/titles&gt;&lt;periodical&gt;&lt;full-title&gt;Chemical Geology&lt;/full-title&gt;&lt;/periodical&gt;&lt;pages&gt;1-15&lt;/pages&gt;&lt;volume&gt;389&lt;/volume&gt;&lt;dates&gt;&lt;year&gt;2014&lt;/year&gt;&lt;pub-dates&gt;&lt;date&gt;Dec&lt;/date&gt;&lt;/pub-dates&gt;&lt;/dates&gt;&lt;isbn&gt;0009-2541&lt;/isbn&gt;&lt;accession-num&gt;WOS:000345441900001&lt;/accession-num&gt;&lt;urls&gt;&lt;related-urls&gt;&lt;url&gt;&amp;lt;Go to ISI&amp;gt;://WOS:000345441900001&lt;/url&gt;&lt;/related-urls&gt;&lt;/urls&gt;&lt;electronic-resource-num&gt;10.1016/j.chemgeo.2014.08.030&lt;/electronic-resource-num&gt;&lt;/record&gt;&lt;/Cite&gt;&lt;/EndNote&gt;</w:instrText>
      </w:r>
      <w:r w:rsidR="004C27EE">
        <w:fldChar w:fldCharType="separate"/>
      </w:r>
      <w:r w:rsidR="004C27EE">
        <w:rPr>
          <w:noProof/>
        </w:rPr>
        <w:t>(2014)</w:t>
      </w:r>
      <w:r w:rsidR="004C27EE">
        <w:fldChar w:fldCharType="end"/>
      </w:r>
      <w:r w:rsidR="00FA3451" w:rsidRPr="00FA3451">
        <w:t xml:space="preserve">. Water </w:t>
      </w:r>
      <w:r w:rsidR="00FA3451" w:rsidRPr="00FA3451">
        <w:rPr>
          <w:vertAlign w:val="superscript"/>
        </w:rPr>
        <w:t>87</w:t>
      </w:r>
      <w:r w:rsidR="00FA3451" w:rsidRPr="00FA3451">
        <w:t>Sr/</w:t>
      </w:r>
      <w:r w:rsidR="00FA3451" w:rsidRPr="00FA3451">
        <w:rPr>
          <w:vertAlign w:val="superscript"/>
        </w:rPr>
        <w:t>86</w:t>
      </w:r>
      <w:r w:rsidR="00FA3451" w:rsidRPr="00FA3451">
        <w:t xml:space="preserve">Sr and Sr concentrations for the Mackenzie River </w:t>
      </w:r>
      <w:r w:rsidR="00222289">
        <w:t>basin also vary widely, from 0.706626–0.749644 and 0.11–45.85 µmol/L, respectively</w:t>
      </w:r>
      <w:r w:rsidR="00FA3451" w:rsidRPr="00FA3451">
        <w:t xml:space="preserve"> </w:t>
      </w:r>
      <w:r w:rsidR="004C27EE">
        <w:fldChar w:fldCharType="begin"/>
      </w:r>
      <w:r w:rsidR="00222289">
        <w:instrText xml:space="preserve"> ADDIN EN.CITE &lt;EndNote&gt;&lt;Cite&gt;&lt;Author&gt;Millot&lt;/Author&gt;&lt;Year&gt;2003&lt;/Year&gt;&lt;RecNum&gt;32&lt;/RecNum&gt;&lt;DisplayText&gt;(Millot et al. 2003)&lt;/DisplayText&gt;&lt;record&gt;&lt;rec-number&gt;32&lt;/rec-number&gt;&lt;foreign-keys&gt;&lt;key app="EN" db-id="0atpzw9wtas0xree9d95zxv3edsre000xape" timestamp="1588668768"&gt;32&lt;/key&gt;&lt;/foreign-keys&gt;&lt;ref-type name="Journal Article"&gt;17&lt;/ref-type&gt;&lt;contributors&gt;&lt;authors&gt;&lt;author&gt;Millot, R.&lt;/author&gt;&lt;author&gt;Gaillardet, J.&lt;/author&gt;&lt;author&gt;Dupre, B.&lt;/author&gt;&lt;author&gt;Allegre, C. J.&lt;/author&gt;&lt;/authors&gt;&lt;/contributors&gt;&lt;titles&gt;&lt;title&gt;Northern latitude chemical weathering rates: Clues from the Mackenzie River Basin, Canada&lt;/title&gt;&lt;secondary-title&gt;Geochimica Et Cosmochimica Acta&lt;/secondary-title&gt;&lt;/titles&gt;&lt;periodical&gt;&lt;full-title&gt;Geochimica Et Cosmochimica Acta&lt;/full-title&gt;&lt;/periodical&gt;&lt;pages&gt;1305-1329&lt;/pages&gt;&lt;volume&gt;67&lt;/volume&gt;&lt;number&gt;7&lt;/number&gt;&lt;dates&gt;&lt;year&gt;2003&lt;/year&gt;&lt;pub-dates&gt;&lt;date&gt;Apr&lt;/date&gt;&lt;/pub-dates&gt;&lt;/dates&gt;&lt;isbn&gt;0016-7037&lt;/isbn&gt;&lt;accession-num&gt;WOS:000181734000004&lt;/accession-num&gt;&lt;urls&gt;&lt;related-urls&gt;&lt;url&gt;&amp;lt;Go to ISI&amp;gt;://WOS:000181734000004&lt;/url&gt;&lt;/related-urls&gt;&lt;/urls&gt;&lt;electronic-resource-num&gt;10.1016/s0016-7037(02)01207-3&lt;/electronic-resource-num&gt;&lt;/record&gt;&lt;/Cite&gt;&lt;/EndNote&gt;</w:instrText>
      </w:r>
      <w:r w:rsidR="004C27EE">
        <w:fldChar w:fldCharType="separate"/>
      </w:r>
      <w:r w:rsidR="00222289">
        <w:rPr>
          <w:noProof/>
        </w:rPr>
        <w:t>(Millot et al. 2003)</w:t>
      </w:r>
      <w:r w:rsidR="004C27EE">
        <w:fldChar w:fldCharType="end"/>
      </w:r>
      <w:r w:rsidR="00FA3451" w:rsidRPr="00FA3451">
        <w:t xml:space="preserve">. </w:t>
      </w:r>
    </w:p>
    <w:p w14:paraId="3BD232AB" w14:textId="6CDD92C7" w:rsidR="00253E74" w:rsidRDefault="00253E74" w:rsidP="00FA3451"/>
    <w:p w14:paraId="0B54D861" w14:textId="57DCE6F5" w:rsidR="00253E74" w:rsidRDefault="00E2572F" w:rsidP="00FA3451">
      <w:r>
        <w:rPr>
          <w:noProof/>
        </w:rPr>
        <w:drawing>
          <wp:anchor distT="0" distB="0" distL="114300" distR="114300" simplePos="0" relativeHeight="251661312" behindDoc="0" locked="0" layoutInCell="1" allowOverlap="1" wp14:anchorId="4AF0011B" wp14:editId="69F7751F">
            <wp:simplePos x="0" y="0"/>
            <wp:positionH relativeFrom="column">
              <wp:posOffset>865505</wp:posOffset>
            </wp:positionH>
            <wp:positionV relativeFrom="paragraph">
              <wp:posOffset>487</wp:posOffset>
            </wp:positionV>
            <wp:extent cx="4360545" cy="3270250"/>
            <wp:effectExtent l="12700" t="12700" r="8255" b="19050"/>
            <wp:wrapSquare wrapText="bothSides"/>
            <wp:docPr id="5" name="Picture 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K_geology-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0545" cy="32702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EDFAF9B" w14:textId="4398CC28" w:rsidR="00253E74" w:rsidRDefault="00253E74" w:rsidP="00654B12"/>
    <w:p w14:paraId="50252616" w14:textId="3C32FABA" w:rsidR="00253E74" w:rsidRDefault="00253E74" w:rsidP="00FA3451"/>
    <w:p w14:paraId="0AC97828" w14:textId="6E134E0D" w:rsidR="00253E74" w:rsidRDefault="00253E74" w:rsidP="00FA3451"/>
    <w:p w14:paraId="75A63969" w14:textId="04F5788B" w:rsidR="00253E74" w:rsidRDefault="00253E74" w:rsidP="00FA3451"/>
    <w:p w14:paraId="581E28AA" w14:textId="180AD621" w:rsidR="00253E74" w:rsidRDefault="00253E74" w:rsidP="00FA3451"/>
    <w:p w14:paraId="72C577B1" w14:textId="1C8DBAFD" w:rsidR="00253E74" w:rsidRDefault="00253E74" w:rsidP="00FA3451"/>
    <w:p w14:paraId="044B2ECA" w14:textId="534EBBAC" w:rsidR="00253E74" w:rsidRDefault="00253E74" w:rsidP="00FA3451"/>
    <w:p w14:paraId="0E82897B" w14:textId="40E0FEE9" w:rsidR="00253E74" w:rsidRDefault="00253E74" w:rsidP="00FA3451"/>
    <w:p w14:paraId="12A01893" w14:textId="22DB7068" w:rsidR="00253E74" w:rsidRDefault="00253E74" w:rsidP="00FA3451"/>
    <w:p w14:paraId="577417AD" w14:textId="1BBD3625" w:rsidR="00253E74" w:rsidRDefault="00253E74" w:rsidP="00FA3451"/>
    <w:p w14:paraId="44D2EB4E" w14:textId="6A99DC36" w:rsidR="00253E74" w:rsidRDefault="00253E74" w:rsidP="00FA3451"/>
    <w:p w14:paraId="2BA1EB65" w14:textId="7DD04B1E" w:rsidR="00253E74" w:rsidRDefault="00253E74" w:rsidP="00FA3451"/>
    <w:p w14:paraId="3ADEBE67" w14:textId="0E3B3CAE" w:rsidR="00253E74" w:rsidRDefault="00253E74" w:rsidP="00FA3451"/>
    <w:p w14:paraId="119388B9" w14:textId="63F0ECCF" w:rsidR="00253E74" w:rsidRDefault="00253E74" w:rsidP="00FA3451"/>
    <w:p w14:paraId="2CB9A59B" w14:textId="6912EE11" w:rsidR="00253E74" w:rsidRDefault="00253E74" w:rsidP="00FA3451"/>
    <w:p w14:paraId="1643FC50" w14:textId="49333F63" w:rsidR="00253E74" w:rsidRDefault="00253E74" w:rsidP="00FA3451"/>
    <w:p w14:paraId="7677463E" w14:textId="77777777" w:rsidR="00253E74" w:rsidRDefault="00253E74" w:rsidP="00FA3451">
      <w:pPr>
        <w:rPr>
          <w:b/>
          <w:bCs/>
        </w:rPr>
      </w:pPr>
    </w:p>
    <w:p w14:paraId="0BD3FD4B" w14:textId="0A88A543" w:rsidR="00253E74" w:rsidRDefault="00253E74" w:rsidP="00FA3451">
      <w:pPr>
        <w:rPr>
          <w:b/>
          <w:bCs/>
        </w:rPr>
      </w:pPr>
    </w:p>
    <w:p w14:paraId="3738B2F0" w14:textId="77777777" w:rsidR="00E2572F" w:rsidRDefault="00E2572F" w:rsidP="00FA3451">
      <w:pPr>
        <w:rPr>
          <w:b/>
          <w:bCs/>
        </w:rPr>
      </w:pPr>
    </w:p>
    <w:p w14:paraId="4E1386E4" w14:textId="480541A5" w:rsidR="00253E74" w:rsidRPr="00253E74" w:rsidRDefault="00253E74" w:rsidP="00493178">
      <w:pPr>
        <w:jc w:val="center"/>
      </w:pPr>
      <w:r>
        <w:rPr>
          <w:b/>
          <w:bCs/>
        </w:rPr>
        <w:t xml:space="preserve">Figure </w:t>
      </w:r>
      <w:r w:rsidR="009740D5">
        <w:rPr>
          <w:b/>
          <w:bCs/>
        </w:rPr>
        <w:t>3</w:t>
      </w:r>
      <w:r>
        <w:t xml:space="preserve"> A geologic map of the Alaska and northwestern Canada</w:t>
      </w:r>
      <w:r w:rsidR="00493178">
        <w:t xml:space="preserve"> with major, northern river drainages identified.</w:t>
      </w:r>
    </w:p>
    <w:p w14:paraId="268B2201" w14:textId="77777777" w:rsidR="00253E74" w:rsidRPr="00FA3451" w:rsidRDefault="00253E74" w:rsidP="00FA3451"/>
    <w:p w14:paraId="06C91EF9" w14:textId="0F5D3E1B" w:rsidR="004C27EE" w:rsidRPr="00F6618B" w:rsidRDefault="00FA3451" w:rsidP="00FA3451">
      <w:pPr>
        <w:rPr>
          <w:rFonts w:ascii="Arial" w:hAnsi="Arial" w:cs="Arial"/>
          <w:b/>
          <w:bCs/>
        </w:rPr>
      </w:pPr>
      <w:r w:rsidRPr="00F6618B">
        <w:rPr>
          <w:rFonts w:ascii="Arial" w:hAnsi="Arial" w:cs="Arial"/>
          <w:b/>
          <w:bCs/>
        </w:rPr>
        <w:t xml:space="preserve">Analytical </w:t>
      </w:r>
      <w:r w:rsidR="009B0551" w:rsidRPr="00F6618B">
        <w:rPr>
          <w:rFonts w:ascii="Arial" w:hAnsi="Arial" w:cs="Arial"/>
          <w:b/>
          <w:bCs/>
        </w:rPr>
        <w:t>t</w:t>
      </w:r>
      <w:r w:rsidRPr="00F6618B">
        <w:rPr>
          <w:rFonts w:ascii="Arial" w:hAnsi="Arial" w:cs="Arial"/>
          <w:b/>
          <w:bCs/>
        </w:rPr>
        <w:t>echniques</w:t>
      </w:r>
    </w:p>
    <w:p w14:paraId="5ABB1522" w14:textId="1B68EF4C" w:rsidR="00FA3451" w:rsidRPr="00FA3451" w:rsidRDefault="00FA3451" w:rsidP="00FA3451">
      <w:r w:rsidRPr="00FA3451">
        <w:t xml:space="preserve">The putative origins of </w:t>
      </w:r>
      <w:r w:rsidR="00F6618B">
        <w:t>pink</w:t>
      </w:r>
      <w:r w:rsidRPr="00FA3451">
        <w:t xml:space="preserve"> salmon in the OCS will be determined by analysis of geochemical signatures in otoliths and water samples from rivers in the region. Otoliths are acellular, mineralized structures of the inner ear consisting of calcium carbonate (CaCO</w:t>
      </w:r>
      <w:r w:rsidRPr="00FA3451">
        <w:rPr>
          <w:vertAlign w:val="subscript"/>
        </w:rPr>
        <w:t>3</w:t>
      </w:r>
      <w:r w:rsidRPr="00FA3451">
        <w:t>) in a protein matrix. In addition to the structural components of calcium (Ca), carbon (C) and oxygen (O</w:t>
      </w:r>
      <w:r w:rsidRPr="00FA3451">
        <w:rPr>
          <w:vertAlign w:val="subscript"/>
        </w:rPr>
        <w:t>2</w:t>
      </w:r>
      <w:r w:rsidRPr="00FA3451">
        <w:t xml:space="preserve">), elements such as strontium (Sr) and barium (Ba) for which there is limited physiological regulation also accumulate in otoliths through branchial and dietary uptake. Because they are </w:t>
      </w:r>
      <w:r w:rsidRPr="00FA3451">
        <w:lastRenderedPageBreak/>
        <w:t>metabolically inert, the elemental and isotopic signatures incorporated into the structure of the otolith provide a permanent record of the environmental life history of each fish within a population</w:t>
      </w:r>
      <w:r w:rsidR="00F6618B">
        <w:t xml:space="preserve"> </w:t>
      </w:r>
      <w:r w:rsidR="006A73E2">
        <w:fldChar w:fldCharType="begin"/>
      </w:r>
      <w:r w:rsidR="006A73E2">
        <w:instrText xml:space="preserve"> ADDIN EN.CITE &lt;EndNote&gt;&lt;Cite&gt;&lt;Author&gt;Trueman&lt;/Author&gt;&lt;Year&gt;2012&lt;/Year&gt;&lt;RecNum&gt;49&lt;/RecNum&gt;&lt;DisplayText&gt;(Trueman et al. 2012)&lt;/DisplayText&gt;&lt;record&gt;&lt;rec-number&gt;49&lt;/rec-number&gt;&lt;foreign-keys&gt;&lt;key app="EN" db-id="0atpzw9wtas0xree9d95zxv3edsre000xape" timestamp="1588746678"&gt;49&lt;/key&gt;&lt;/foreign-keys&gt;&lt;ref-type name="Journal Article"&gt;17&lt;/ref-type&gt;&lt;contributors&gt;&lt;authors&gt;&lt;author&gt;Trueman, C. N.&lt;/author&gt;&lt;author&gt;MacKenzie, K. M.&lt;/author&gt;&lt;author&gt;Palmer, M. R.&lt;/author&gt;&lt;/authors&gt;&lt;/contributors&gt;&lt;auth-address&gt;[Trueman, C. N.; MacKenzie, K. M.; Palmer, M. R.] Univ Southampton, Natl Oceanog Ctr, Southampton SO14 3ZH, Hants, England.&amp;#xD;Trueman, CN (reprint author), Univ Southampton, Natl Oceanog Ctr, Waterfront Campus, Southampton SO14 3ZH, Hants, England.&amp;#xD;trueman@noc.soton.ac.uk&lt;/auth-address&gt;&lt;titles&gt;&lt;title&gt;Identifying migrations in marine fishes through stable-isotope analysis&lt;/title&gt;&lt;secondary-title&gt;Journal of Fish Biology&lt;/secondary-title&gt;&lt;alt-title&gt;J. Fish Biol.&lt;/alt-title&gt;&lt;/titles&gt;&lt;periodical&gt;&lt;full-title&gt;Journal of Fish Biology&lt;/full-title&gt;&lt;/periodical&gt;&lt;pages&gt;826-847&lt;/pages&gt;&lt;volume&gt;81&lt;/volume&gt;&lt;number&gt;2&lt;/number&gt;&lt;keywords&gt;&lt;keyword&gt;chemical proxy&lt;/keyword&gt;&lt;keyword&gt;fishes&lt;/keyword&gt;&lt;keyword&gt;movement&lt;/keyword&gt;&lt;keyword&gt;oceanic&lt;/keyword&gt;&lt;keyword&gt;tracking&lt;/keyword&gt;&lt;keyword&gt;Fisheries&lt;/keyword&gt;&lt;keyword&gt;Marine &amp;amp; Freshwater Biology&lt;/keyword&gt;&lt;/keywords&gt;&lt;dates&gt;&lt;year&gt;2012&lt;/year&gt;&lt;pub-dates&gt;&lt;date&gt;Jul&lt;/date&gt;&lt;/pub-dates&gt;&lt;/dates&gt;&lt;isbn&gt;0022-1112&lt;/isbn&gt;&lt;accession-num&gt;WOS:000306473000024&lt;/accession-num&gt;&lt;work-type&gt;Article&lt;/work-type&gt;&lt;urls&gt;&lt;related-urls&gt;&lt;url&gt;&amp;lt;Go to ISI&amp;gt;://WOS:000306473000024&lt;/url&gt;&lt;/related-urls&gt;&lt;/urls&gt;&lt;electronic-resource-num&gt;10.1111/j.1095-8649.2012.03361.x&lt;/electronic-resource-num&gt;&lt;language&gt;English&lt;/language&gt;&lt;/record&gt;&lt;/Cite&gt;&lt;/EndNote&gt;</w:instrText>
      </w:r>
      <w:r w:rsidR="006A73E2">
        <w:fldChar w:fldCharType="separate"/>
      </w:r>
      <w:r w:rsidR="006A73E2">
        <w:rPr>
          <w:noProof/>
        </w:rPr>
        <w:t>(Trueman et al. 2012)</w:t>
      </w:r>
      <w:r w:rsidR="006A73E2">
        <w:fldChar w:fldCharType="end"/>
      </w:r>
      <w:r w:rsidRPr="00FA3451">
        <w:t xml:space="preserve">. </w:t>
      </w:r>
    </w:p>
    <w:p w14:paraId="18F14812" w14:textId="23B1080F" w:rsidR="00B04EDA" w:rsidRPr="00FA3451" w:rsidRDefault="00FA3451" w:rsidP="008E37FD">
      <w:pPr>
        <w:ind w:firstLine="720"/>
      </w:pPr>
      <w:r w:rsidRPr="00FA3451">
        <w:t>Salmon otoliths and water samples will be analyzed for isotopes of strontium (</w:t>
      </w:r>
      <w:r w:rsidRPr="00FA3451">
        <w:rPr>
          <w:vertAlign w:val="superscript"/>
        </w:rPr>
        <w:t>87</w:t>
      </w:r>
      <w:r w:rsidRPr="00FA3451">
        <w:t>Sr/</w:t>
      </w:r>
      <w:r w:rsidRPr="00FA3451">
        <w:rPr>
          <w:vertAlign w:val="superscript"/>
        </w:rPr>
        <w:t>86</w:t>
      </w:r>
      <w:r w:rsidRPr="00FA3451">
        <w:t>Sr)</w:t>
      </w:r>
      <w:r w:rsidR="00493178">
        <w:t>,</w:t>
      </w:r>
      <w:r w:rsidRPr="00FA3451">
        <w:t xml:space="preserve"> oxygen (</w:t>
      </w:r>
      <w:r w:rsidRPr="00FA3451">
        <w:rPr>
          <w:vertAlign w:val="superscript"/>
        </w:rPr>
        <w:t>18</w:t>
      </w:r>
      <w:r w:rsidRPr="00FA3451">
        <w:t>O/</w:t>
      </w:r>
      <w:r w:rsidRPr="00FA3451">
        <w:rPr>
          <w:vertAlign w:val="superscript"/>
        </w:rPr>
        <w:t>16</w:t>
      </w:r>
      <w:r w:rsidRPr="00FA3451">
        <w:t xml:space="preserve">O), </w:t>
      </w:r>
      <w:r w:rsidR="00493178">
        <w:t>carbon (</w:t>
      </w:r>
      <w:r w:rsidR="00493178" w:rsidRPr="00FA3451">
        <w:rPr>
          <w:vertAlign w:val="superscript"/>
        </w:rPr>
        <w:t>1</w:t>
      </w:r>
      <w:r w:rsidR="00493178">
        <w:rPr>
          <w:vertAlign w:val="superscript"/>
        </w:rPr>
        <w:t>3</w:t>
      </w:r>
      <w:r w:rsidR="00493178">
        <w:t>C</w:t>
      </w:r>
      <w:r w:rsidR="00493178" w:rsidRPr="00FA3451">
        <w:t>/</w:t>
      </w:r>
      <w:r w:rsidR="00493178" w:rsidRPr="00FA3451">
        <w:rPr>
          <w:vertAlign w:val="superscript"/>
        </w:rPr>
        <w:t>1</w:t>
      </w:r>
      <w:r w:rsidR="00493178">
        <w:rPr>
          <w:vertAlign w:val="superscript"/>
        </w:rPr>
        <w:t>2</w:t>
      </w:r>
      <w:r w:rsidR="00493178">
        <w:t xml:space="preserve">C), </w:t>
      </w:r>
      <w:r w:rsidRPr="00FA3451">
        <w:t xml:space="preserve">and concentrations of strontium and barium. The isotopic ratios and concentrations for these elements are well established markers for determining stream origins from fish otoliths </w:t>
      </w:r>
      <w:r w:rsidR="00CA5FEA">
        <w:fldChar w:fldCharType="begin">
          <w:fldData xml:space="preserve">PEVuZE5vdGU+PENpdGU+PEF1dGhvcj5CcmVubmFuPC9BdXRob3I+PFllYXI+MjAxNTwvWWVhcj48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</w:fldData>
        </w:fldChar>
      </w:r>
      <w:r w:rsidR="00CA5FEA">
        <w:instrText xml:space="preserve"> ADDIN EN.CITE </w:instrText>
      </w:r>
      <w:r w:rsidR="00CA5FEA">
        <w:fldChar w:fldCharType="begin">
          <w:fldData xml:space="preserve">PEVuZE5vdGU+PENpdGU+PEF1dGhvcj5CcmVubmFuPC9BdXRob3I+PFllYXI+MjAxNTwvWWVhcj48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</w:fldData>
        </w:fldChar>
      </w:r>
      <w:r w:rsidR="00CA5FEA">
        <w:instrText xml:space="preserve"> ADDIN EN.CITE.DATA </w:instrText>
      </w:r>
      <w:r w:rsidR="00CA5FEA">
        <w:fldChar w:fldCharType="end"/>
      </w:r>
      <w:r w:rsidR="00CA5FEA">
        <w:fldChar w:fldCharType="separate"/>
      </w:r>
      <w:r w:rsidR="00CA5FEA">
        <w:rPr>
          <w:noProof/>
        </w:rPr>
        <w:t>(Walther and Thorrold 2009, Hegg et al. 2013, Brennan et al. 2015)</w:t>
      </w:r>
      <w:r w:rsidR="00CA5FEA">
        <w:fldChar w:fldCharType="end"/>
      </w:r>
      <w:r w:rsidR="00CA5FEA">
        <w:t xml:space="preserve"> </w:t>
      </w:r>
      <w:r w:rsidRPr="00FA3451">
        <w:t xml:space="preserve">and have also been used to track marine migrations </w:t>
      </w:r>
      <w:r w:rsidR="00CA5FEA">
        <w:fldChar w:fldCharType="begin"/>
      </w:r>
      <w:r w:rsidR="00CA5FEA">
        <w:instrText xml:space="preserve"> ADDIN EN.CITE &lt;EndNote&gt;&lt;Cite&gt;&lt;Author&gt;Sakamoto&lt;/Author&gt;&lt;Year&gt;2019&lt;/Year&gt;&lt;RecNum&gt;22&lt;/RecNum&gt;&lt;DisplayText&gt;(Sakamoto et al. 2019)&lt;/DisplayText&gt;&lt;record&gt;&lt;rec-number&gt;22&lt;/rec-number&gt;&lt;foreign-keys&gt;&lt;key app="EN" db-id="0atpzw9wtas0xree9d95zxv3edsre000xape" timestamp="1588668768"&gt;22&lt;/key&gt;&lt;/foreign-keys&gt;&lt;ref-type name="Journal Article"&gt;17&lt;/ref-type&gt;&lt;contributors&gt;&lt;authors&gt;&lt;author&gt;Sakamoto, T.&lt;/author&gt;&lt;author&gt;Komatsu, K.&lt;/author&gt;&lt;author&gt;Shirai, K.&lt;/author&gt;&lt;author&gt;Higuchi, T.&lt;/author&gt;&lt;author&gt;Ishimura, T.&lt;/author&gt;&lt;author&gt;Setou, T.&lt;/author&gt;&lt;author&gt;Kamimura, Y.&lt;/author&gt;&lt;author&gt;Watanabe, C.&lt;/author&gt;&lt;author&gt;Kawabata, A.&lt;/author&gt;&lt;/authors&gt;&lt;/contributors&gt;&lt;titles&gt;&lt;title&gt;Combining microvolume isotope analysis and numerical simulation to reproduce fish migration history&lt;/title&gt;&lt;secondary-title&gt;Methods in Ecology and Evolution&lt;/secondary-title&gt;&lt;/titles&gt;&lt;periodical&gt;&lt;full-title&gt;Methods in Ecology and Evolution&lt;/full-title&gt;&lt;/periodical&gt;&lt;pages&gt;59-69&lt;/pages&gt;&lt;volume&gt;10&lt;/volume&gt;&lt;number&gt;1&lt;/number&gt;&lt;dates&gt;&lt;year&gt;2019&lt;/year&gt;&lt;pub-dates&gt;&lt;date&gt;Jan&lt;/date&gt;&lt;/pub-dates&gt;&lt;/dates&gt;&lt;isbn&gt;2041-210X&lt;/isbn&gt;&lt;accession-num&gt;WOS:000457750600006&lt;/accession-num&gt;&lt;urls&gt;&lt;related-urls&gt;&lt;url&gt;&amp;lt;Go to ISI&amp;gt;://WOS:000457750600006&lt;/url&gt;&lt;/related-urls&gt;&lt;/urls&gt;&lt;electronic-resource-num&gt;10.1111/2041-210x.13098&lt;/electronic-resource-num&gt;&lt;/record&gt;&lt;/Cite&gt;&lt;/EndNote&gt;</w:instrText>
      </w:r>
      <w:r w:rsidR="00CA5FEA">
        <w:fldChar w:fldCharType="separate"/>
      </w:r>
      <w:r w:rsidR="00CA5FEA">
        <w:rPr>
          <w:noProof/>
        </w:rPr>
        <w:t>(Sakamoto et al. 2019)</w:t>
      </w:r>
      <w:r w:rsidR="00CA5FEA">
        <w:fldChar w:fldCharType="end"/>
      </w:r>
      <w:r w:rsidRPr="00FA3451">
        <w:t xml:space="preserve">. Variation in otolith </w:t>
      </w:r>
      <w:r w:rsidRPr="00FA3451">
        <w:rPr>
          <w:vertAlign w:val="superscript"/>
        </w:rPr>
        <w:t>87</w:t>
      </w:r>
      <w:r w:rsidRPr="00FA3451">
        <w:t>Sr/</w:t>
      </w:r>
      <w:r w:rsidRPr="00FA3451">
        <w:rPr>
          <w:vertAlign w:val="superscript"/>
        </w:rPr>
        <w:t>86</w:t>
      </w:r>
      <w:r w:rsidRPr="00FA3451">
        <w:t xml:space="preserve">Sr, for example, relates to the type and age of rock formations within the watersheds (e.g. older rocks have higher </w:t>
      </w:r>
      <w:r w:rsidRPr="00FA3451">
        <w:rPr>
          <w:vertAlign w:val="superscript"/>
        </w:rPr>
        <w:t>87</w:t>
      </w:r>
      <w:r w:rsidRPr="00FA3451">
        <w:t>Sr/</w:t>
      </w:r>
      <w:r w:rsidRPr="00FA3451">
        <w:rPr>
          <w:vertAlign w:val="superscript"/>
        </w:rPr>
        <w:t>86</w:t>
      </w:r>
      <w:r w:rsidRPr="00FA3451">
        <w:t xml:space="preserve">Sr), and because there is typically a 1:1 correlation between water and otolith </w:t>
      </w:r>
      <w:r w:rsidRPr="00FA3451">
        <w:rPr>
          <w:vertAlign w:val="superscript"/>
        </w:rPr>
        <w:t>87</w:t>
      </w:r>
      <w:r w:rsidRPr="00FA3451">
        <w:t>Sr/</w:t>
      </w:r>
      <w:r w:rsidRPr="00FA3451">
        <w:rPr>
          <w:vertAlign w:val="superscript"/>
        </w:rPr>
        <w:t>86</w:t>
      </w:r>
      <w:r w:rsidRPr="00FA3451">
        <w:t xml:space="preserve">Sr, it serves as a good indicator of river residence. Otolith elemental concentrations from salmon originating in these regional watersheds are also likely to vary with the type of rock present (i.e., sedimentary, volcanic, metamorphic, intrusive) and the degree of weathering </w:t>
      </w:r>
      <w:r w:rsidR="00CA5FEA">
        <w:fldChar w:fldCharType="begin"/>
      </w:r>
      <w:r w:rsidR="00CA5FEA">
        <w:instrText xml:space="preserve"> ADDIN EN.CITE &lt;EndNote&gt;&lt;Cite&gt;&lt;Author&gt;Bataille&lt;/Author&gt;&lt;Year&gt;2014&lt;/Year&gt;&lt;RecNum&gt;26&lt;/RecNum&gt;&lt;DisplayText&gt;(Bataille et al. 2014)&lt;/DisplayText&gt;&lt;record&gt;&lt;rec-number&gt;26&lt;/rec-number&gt;&lt;foreign-keys&gt;&lt;key app="EN" db-id="0atpzw9wtas0xree9d95zxv3edsre000xape" timestamp="1588668768"&gt;26&lt;/key&gt;&lt;/foreign-keys&gt;&lt;ref-type name="Journal Article"&gt;17&lt;/ref-type&gt;&lt;contributors&gt;&lt;authors&gt;&lt;author&gt;Bataille, C. P.&lt;/author&gt;&lt;author&gt;Brennan, S. R.&lt;/author&gt;&lt;author&gt;Hartmann, J.&lt;/author&gt;&lt;author&gt;Moosdorf, N.&lt;/author&gt;&lt;author&gt;Wooller, M. J.&lt;/author&gt;&lt;author&gt;Bowen, G. J.&lt;/author&gt;&lt;/authors&gt;&lt;/contributors&gt;&lt;titles&gt;&lt;title&gt;A geostatistical framework for predicting variations in strontium concentrations and isotope ratios in Alaskan rivers&lt;/title&gt;&lt;secondary-title&gt;Chemical Geology&lt;/secondary-title&gt;&lt;/titles&gt;&lt;periodical&gt;&lt;full-title&gt;Chemical Geology&lt;/full-title&gt;&lt;/periodical&gt;&lt;pages&gt;1-15&lt;/pages&gt;&lt;volume&gt;389&lt;/volume&gt;&lt;dates&gt;&lt;year&gt;2014&lt;/year&gt;&lt;pub-dates&gt;&lt;date&gt;Dec&lt;/date&gt;&lt;/pub-dates&gt;&lt;/dates&gt;&lt;isbn&gt;0009-2541&lt;/isbn&gt;&lt;accession-num&gt;WOS:000345441900001&lt;/accession-num&gt;&lt;urls&gt;&lt;related-urls&gt;&lt;url&gt;&amp;lt;Go to ISI&amp;gt;://WOS:000345441900001&lt;/url&gt;&lt;/related-urls&gt;&lt;/urls&gt;&lt;electronic-resource-num&gt;10.1016/j.chemgeo.2014.08.030&lt;/electronic-resource-num&gt;&lt;/record&gt;&lt;/Cite&gt;&lt;/EndNote&gt;</w:instrText>
      </w:r>
      <w:r w:rsidR="00CA5FEA">
        <w:fldChar w:fldCharType="separate"/>
      </w:r>
      <w:r w:rsidR="00CA5FEA">
        <w:rPr>
          <w:noProof/>
        </w:rPr>
        <w:t>(Bataille et al. 2014)</w:t>
      </w:r>
      <w:r w:rsidR="00CA5FEA">
        <w:fldChar w:fldCharType="end"/>
      </w:r>
      <w:r w:rsidRPr="00FA3451">
        <w:t xml:space="preserve">. The oxygen isotopic ratio in otoliths is also a useful discriminator for site origin because variation in </w:t>
      </w:r>
      <w:r w:rsidRPr="00FA3451">
        <w:rPr>
          <w:vertAlign w:val="superscript"/>
        </w:rPr>
        <w:t>18</w:t>
      </w:r>
      <w:r w:rsidRPr="00FA3451">
        <w:t>O/</w:t>
      </w:r>
      <w:r w:rsidRPr="00FA3451">
        <w:rPr>
          <w:vertAlign w:val="superscript"/>
        </w:rPr>
        <w:t>16</w:t>
      </w:r>
      <w:r w:rsidRPr="00FA3451">
        <w:t xml:space="preserve">O in surface waters is due primarily to latitude, elevation and temperature, and their effects on evaporation, and is thus highly orthogonal to </w:t>
      </w:r>
      <w:r w:rsidRPr="00FA3451">
        <w:rPr>
          <w:vertAlign w:val="superscript"/>
        </w:rPr>
        <w:t>87</w:t>
      </w:r>
      <w:r w:rsidRPr="00FA3451">
        <w:t>Sr/</w:t>
      </w:r>
      <w:r w:rsidRPr="00FA3451">
        <w:rPr>
          <w:vertAlign w:val="superscript"/>
        </w:rPr>
        <w:t>86</w:t>
      </w:r>
      <w:r w:rsidRPr="00FA3451">
        <w:t xml:space="preserve">Sr. This variation is also well pronounced in marine waters and NASA supports a global seawater oxygen data base where isotopic data for the region can be found </w:t>
      </w:r>
      <w:r w:rsidR="00717C0D">
        <w:t xml:space="preserve">here: </w:t>
      </w:r>
      <w:r w:rsidRPr="00FA3451">
        <w:t>(</w:t>
      </w:r>
      <w:hyperlink r:id="rId10" w:history="1">
        <w:r w:rsidRPr="00FA3451">
          <w:rPr>
            <w:rStyle w:val="Hyperlink"/>
          </w:rPr>
          <w:t>https://data.giss.nasa.gov/o18data/</w:t>
        </w:r>
      </w:hyperlink>
      <w:r w:rsidRPr="00FA3451">
        <w:t xml:space="preserve">). </w:t>
      </w:r>
      <w:r w:rsidR="00B04EDA">
        <w:t>Additional power of discrimination can be attained by considering carbon isotopes.</w:t>
      </w:r>
      <w:r w:rsidR="00E71DDD">
        <w:t xml:space="preserve"> </w:t>
      </w:r>
      <w:r w:rsidR="00B04EDA" w:rsidRPr="00E71DDD">
        <w:t xml:space="preserve">Additional evidence exists of unique carbon isotopes in zooplankton along the North Slope region </w:t>
      </w:r>
      <w:r w:rsidR="00E71DDD">
        <w:fldChar w:fldCharType="begin"/>
      </w:r>
      <w:r w:rsidR="00E71DDD">
        <w:instrText xml:space="preserve"> ADDIN EN.CITE &lt;EndNote&gt;&lt;Cite&gt;&lt;Author&gt;Saupe&lt;/Author&gt;&lt;Year&gt;1989&lt;/Year&gt;&lt;RecNum&gt;59&lt;/RecNum&gt;&lt;DisplayText&gt;(Saupe et al. 1989)&lt;/DisplayText&gt;&lt;record&gt;&lt;rec-number&gt;59&lt;/rec-number&gt;&lt;foreign-keys&gt;&lt;key app="EN" db-id="0atpzw9wtas0xree9d95zxv3edsre000xape" timestamp="1588880445"&gt;59&lt;/key&gt;&lt;/foreign-keys&gt;&lt;ref-type name="Journal Article"&gt;17&lt;/ref-type&gt;&lt;contributors&gt;&lt;authors&gt;&lt;author&gt;Saupe, S. M.&lt;/author&gt;&lt;author&gt;Schell, D. M.&lt;/author&gt;&lt;author&gt;Griffiths, W. B.&lt;/author&gt;&lt;/authors&gt;&lt;/contributors&gt;&lt;auth-address&gt;UNIV ALASKA FAIRBANKS,INST MARINE SCI,FAIRBANKS,AK 99775. LGL LT,SIDNEY V8L 3Y8,BC,CANADA.&lt;/auth-address&gt;&lt;titles&gt;&lt;title&gt;Carbon-isotope ratio gradients in western Arctic zooplankton&lt;/title&gt;&lt;secondary-title&gt;Marine Biology&lt;/secondary-title&gt;&lt;alt-title&gt;Mar. Biol.&lt;/alt-title&gt;&lt;/titles&gt;&lt;periodical&gt;&lt;full-title&gt;Marine Biology&lt;/full-title&gt;&lt;abbr-1&gt;Mar. Biol.&lt;/abbr-1&gt;&lt;/periodical&gt;&lt;alt-periodical&gt;&lt;full-title&gt;Marine Biology&lt;/full-title&gt;&lt;abbr-1&gt;Mar. Biol.&lt;/abbr-1&gt;&lt;/alt-periodical&gt;&lt;pages&gt;427-432&lt;/pages&gt;&lt;volume&gt;103&lt;/volume&gt;&lt;number&gt;4&lt;/number&gt;&lt;keywords&gt;&lt;keyword&gt;Marine &amp;amp; Freshwater Biology&lt;/keyword&gt;&lt;/keywords&gt;&lt;dates&gt;&lt;year&gt;1989&lt;/year&gt;&lt;/dates&gt;&lt;isbn&gt;0025-3162&lt;/isbn&gt;&lt;accession-num&gt;WOS:A1989CD31600001&lt;/accession-num&gt;&lt;work-type&gt;Article&lt;/work-type&gt;&lt;urls&gt;&lt;related-urls&gt;&lt;url&gt;&amp;lt;Go to ISI&amp;gt;://WOS:A1989CD31600001&lt;/url&gt;&lt;/related-urls&gt;&lt;/urls&gt;&lt;electronic-resource-num&gt;10.1007/bf00399574&lt;/electronic-resource-num&gt;&lt;language&gt;English&lt;/language&gt;&lt;/record&gt;&lt;/Cite&gt;&lt;/EndNote&gt;</w:instrText>
      </w:r>
      <w:r w:rsidR="00E71DDD">
        <w:fldChar w:fldCharType="separate"/>
      </w:r>
      <w:r w:rsidR="00E71DDD">
        <w:rPr>
          <w:noProof/>
        </w:rPr>
        <w:t>(Saupe et al. 1989)</w:t>
      </w:r>
      <w:r w:rsidR="00E71DDD">
        <w:fldChar w:fldCharType="end"/>
      </w:r>
      <w:r w:rsidR="00B04EDA" w:rsidRPr="00E71DDD">
        <w:t>. Juvenile salmon reside for months in coastal waters following emigration from rivers, and thus salmon originating in Arctic drainages could be exposed to unique combinations of oxygen and carbon isotopes that would distinguish them from conspecifics rearing in coastal waters of the Bering Sea or Gulf of Alaska. Thus</w:t>
      </w:r>
      <w:r w:rsidR="00E71DDD">
        <w:t>,</w:t>
      </w:r>
      <w:r w:rsidR="00B04EDA" w:rsidRPr="00E71DDD">
        <w:t xml:space="preserve"> we will focus on two important early life history periods to help us distinguish natal origins: the relatively brief freshwater phase and the longer period of residence in coastal waters during their first growing season in the ocean.</w:t>
      </w:r>
    </w:p>
    <w:p w14:paraId="7E00EEE9" w14:textId="598EEBEF" w:rsidR="00FA3451" w:rsidRPr="00FA3451" w:rsidRDefault="00FA3451" w:rsidP="008E37FD">
      <w:pPr>
        <w:ind w:firstLine="720"/>
      </w:pPr>
      <w:r w:rsidRPr="00FA3451">
        <w:t xml:space="preserve">An important challenge for analysis of </w:t>
      </w:r>
      <w:r w:rsidRPr="00FA3451">
        <w:rPr>
          <w:vertAlign w:val="superscript"/>
        </w:rPr>
        <w:t>87</w:t>
      </w:r>
      <w:r w:rsidRPr="00FA3451">
        <w:t>Sr/</w:t>
      </w:r>
      <w:r w:rsidRPr="00FA3451">
        <w:rPr>
          <w:vertAlign w:val="superscript"/>
        </w:rPr>
        <w:t>86</w:t>
      </w:r>
      <w:r w:rsidRPr="00FA3451">
        <w:t xml:space="preserve">Sr and some elemental concentrations in the otoliths of </w:t>
      </w:r>
      <w:r w:rsidR="00991D47">
        <w:t>p</w:t>
      </w:r>
      <w:r w:rsidRPr="00FA3451">
        <w:t xml:space="preserve">ink (and </w:t>
      </w:r>
      <w:r w:rsidR="00991D47">
        <w:t>c</w:t>
      </w:r>
      <w:r w:rsidRPr="00FA3451">
        <w:t xml:space="preserve">hum) salmon, however, relates to the generally lower residence time in freshwater after emergence compared to species such as Chinook, </w:t>
      </w:r>
      <w:r w:rsidR="00991D47">
        <w:t>c</w:t>
      </w:r>
      <w:r w:rsidR="000546E4">
        <w:t>oho</w:t>
      </w:r>
      <w:r w:rsidR="00991D47">
        <w:t>,</w:t>
      </w:r>
      <w:r w:rsidRPr="00FA3451">
        <w:t xml:space="preserve"> and </w:t>
      </w:r>
      <w:r w:rsidR="00991D47">
        <w:t>s</w:t>
      </w:r>
      <w:r w:rsidR="000546E4">
        <w:t>ockeye</w:t>
      </w:r>
      <w:r w:rsidRPr="00FA3451">
        <w:t xml:space="preserve"> salmon, which can affect the uptake of geochemical markers from the surrounding water. Pink (and </w:t>
      </w:r>
      <w:r w:rsidR="00991D47">
        <w:t>c</w:t>
      </w:r>
      <w:r w:rsidRPr="00FA3451">
        <w:t>hum) salmon typically leave their natal streams after emergence to migrate seaward. For populations spawning in short coastal streams, or inter-tidally, this migration may be on the order of days or less</w:t>
      </w:r>
      <w:r w:rsidR="00CA5FEA">
        <w:t xml:space="preserve"> </w:t>
      </w:r>
      <w:r w:rsidR="009D4976">
        <w:fldChar w:fldCharType="begin"/>
      </w:r>
      <w:r w:rsidR="009D4976">
        <w:instrText xml:space="preserve"> ADDIN EN.CITE &lt;EndNote&gt;&lt;Cite&gt;&lt;Author&gt;Heard&lt;/Author&gt;&lt;Year&gt;1991&lt;/Year&gt;&lt;RecNum&gt;54&lt;/RecNum&gt;&lt;DisplayText&gt;(Heard 1991)&lt;/DisplayText&gt;&lt;record&gt;&lt;rec-number&gt;54&lt;/rec-number&gt;&lt;foreign-keys&gt;&lt;key app="EN" db-id="0atpzw9wtas0xree9d95zxv3edsre000xape" timestamp="1588877810"&gt;54&lt;/key&gt;&lt;/foreign-keys&gt;&lt;ref-type name="Book Section"&gt;5&lt;/ref-type&gt;&lt;contributors&gt;&lt;authors&gt;&lt;author&gt;Heard, W.R.,&lt;/author&gt;&lt;/authors&gt;&lt;secondary-authors&gt;&lt;author&gt;Groot, C.&lt;/author&gt;&lt;author&gt;Margolis, L.&lt;/author&gt;&lt;/secondary-authors&gt;&lt;/contributors&gt;&lt;titles&gt;&lt;title&gt;Life history of pink salmon&lt;/title&gt;&lt;secondary-title&gt;Pacific salmon life histories&lt;/secondary-title&gt;&lt;/titles&gt;&lt;pages&gt;119-230&lt;/pages&gt;&lt;dates&gt;&lt;year&gt;1991&lt;/year&gt;&lt;/dates&gt;&lt;pub-location&gt;Vancouver, British Columbia, Canada&lt;/pub-location&gt;&lt;publisher&gt;University of British Columbia Press&lt;/publisher&gt;&lt;urls&gt;&lt;/urls&gt;&lt;/record&gt;&lt;/Cite&gt;&lt;/EndNote&gt;</w:instrText>
      </w:r>
      <w:r w:rsidR="009D4976">
        <w:fldChar w:fldCharType="separate"/>
      </w:r>
      <w:r w:rsidR="009D4976">
        <w:rPr>
          <w:noProof/>
        </w:rPr>
        <w:t>(Heard 1991)</w:t>
      </w:r>
      <w:r w:rsidR="009D4976">
        <w:fldChar w:fldCharType="end"/>
      </w:r>
      <w:r w:rsidRPr="00FA3451">
        <w:t>. By contrast, some populations spawn hundreds of kilometers upriver, requiring weeks or more of downstream migration before reaching the ocean. Depending upon otolith growth rate</w:t>
      </w:r>
      <w:r w:rsidR="00991D47">
        <w:t>,</w:t>
      </w:r>
      <w:r w:rsidRPr="00FA3451">
        <w:t xml:space="preserve"> the amount of otolith material available for analysis may be quite limited. Moreover, if the geochemical markers in the otolith have not reached equilibrium with the surrounding water, they may only partially reflect the elemental and isotopic composition of natal stream. The strontium isotope ratio, for example, generally requires approximately 3-4 weeks to reach environmental equilibrium </w:t>
      </w:r>
      <w:r w:rsidR="00EE323D">
        <w:fldChar w:fldCharType="begin">
          <w:fldData xml:space="preserve">PEVuZE5vdGU+PENpdGU+PEF1dGhvcj5Eb3VibGVkYXk8L0F1dGhvcj48WWVhcj4yMDEzPC9ZZWFy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</w:fldData>
        </w:fldChar>
      </w:r>
      <w:r w:rsidR="00EE323D">
        <w:instrText xml:space="preserve"> ADDIN EN.CITE </w:instrText>
      </w:r>
      <w:r w:rsidR="00EE323D">
        <w:fldChar w:fldCharType="begin">
          <w:fldData xml:space="preserve">PEVuZE5vdGU+PENpdGU+PEF1dGhvcj5Eb3VibGVkYXk8L0F1dGhvcj48WWVhcj4yMDEzPC9ZZWFy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</w:fldData>
        </w:fldChar>
      </w:r>
      <w:r w:rsidR="00EE323D">
        <w:instrText xml:space="preserve"> ADDIN EN.CITE.DATA </w:instrText>
      </w:r>
      <w:r w:rsidR="00EE323D">
        <w:fldChar w:fldCharType="end"/>
      </w:r>
      <w:r w:rsidR="00EE323D">
        <w:fldChar w:fldCharType="separate"/>
      </w:r>
      <w:r w:rsidR="00EE323D">
        <w:rPr>
          <w:noProof/>
        </w:rPr>
        <w:t>(Doubleday et al. 2013)</w:t>
      </w:r>
      <w:r w:rsidR="00EE323D">
        <w:fldChar w:fldCharType="end"/>
      </w:r>
      <w:r w:rsidRPr="00FA3451">
        <w:t xml:space="preserve">. The </w:t>
      </w:r>
      <w:r w:rsidRPr="00FA3451">
        <w:rPr>
          <w:vertAlign w:val="superscript"/>
        </w:rPr>
        <w:t>87</w:t>
      </w:r>
      <w:r w:rsidRPr="00FA3451">
        <w:t>Sr/</w:t>
      </w:r>
      <w:r w:rsidRPr="00FA3451">
        <w:rPr>
          <w:vertAlign w:val="superscript"/>
        </w:rPr>
        <w:t>86</w:t>
      </w:r>
      <w:r w:rsidRPr="00FA3451">
        <w:t>Sr in the otolith core (i.e., the portion formed prior to emergence from the gravel) is also influenced by the maternal strontium from the yolk of the female egg, which is why the otolith material acquired after emergence</w:t>
      </w:r>
      <w:r w:rsidR="00991D47">
        <w:t>,</w:t>
      </w:r>
      <w:r w:rsidRPr="00FA3451">
        <w:t xml:space="preserve"> but before ocean entry</w:t>
      </w:r>
      <w:r w:rsidR="00991D47">
        <w:t>,</w:t>
      </w:r>
      <w:r w:rsidRPr="00FA3451">
        <w:t xml:space="preserve"> is the preferred area for analysis. </w:t>
      </w:r>
      <w:r w:rsidR="00B53566">
        <w:t xml:space="preserve">This area has been discriminated and sampled in earlier studies </w:t>
      </w:r>
      <w:r w:rsidR="00B53566">
        <w:fldChar w:fldCharType="begin"/>
      </w:r>
      <w:r w:rsidR="002F7DF6">
        <w:instrText xml:space="preserve"> ADDIN EN.CITE &lt;EndNote&gt;&lt;Cite&gt;&lt;Author&gt;Irvine&lt;/Author&gt;&lt;Year&gt;2009&lt;/Year&gt;&lt;RecNum&gt;34&lt;/RecNum&gt;&lt;DisplayText&gt;(Arai et al. 2007, Irvine et al. 2009)&lt;/DisplayText&gt;&lt;record&gt;&lt;rec-number&gt;34&lt;/rec-number&gt;&lt;foreign-keys&gt;&lt;key app="EN" db-id="0atpzw9wtas0xree9d95zxv3edsre000xape" timestamp="1588718050"&gt;34&lt;/key&gt;&lt;/foreign-keys&gt;&lt;ref-type name="Journal Article"&gt;17&lt;/ref-type&gt;&lt;contributors&gt;&lt;authors&gt;&lt;author&gt;Irvine, J.R.&lt;/author&gt;&lt;author&gt;Macdonald, R.W.&lt;/author&gt;&lt;author&gt;Brown, R.J.&lt;/author&gt;&lt;author&gt;Godbout, L.&lt;/author&gt;&lt;author&gt;Reist, J.D.&lt;/author&gt;&lt;author&gt;Carmack, E.C.&lt;/author&gt;&lt;/authors&gt;&lt;/contributors&gt;&lt;titles&gt;&lt;title&gt;Salmon in the Arctic and How They Avoid Lethal Low Temperatures&lt;/title&gt;&lt;secondary-title&gt;North Pacific Anadromous Fish Commission Bulletin&lt;/secondary-title&gt;&lt;/titles&gt;&lt;periodical&gt;&lt;full-title&gt;North Pacific Anadromous Fish Commission Bulletin&lt;/full-title&gt;&lt;/periodical&gt;&lt;pages&gt;39-50&lt;/pages&gt;&lt;volume&gt;No. 5&lt;/volume&gt;&lt;dates&gt;&lt;year&gt;2009&lt;/year&gt;&lt;/dates&gt;&lt;urls&gt;&lt;/urls&gt;&lt;/record&gt;&lt;/Cite&gt;&lt;Cite&gt;&lt;Author&gt;Arai&lt;/Author&gt;&lt;Year&gt;2007&lt;/Year&gt;&lt;RecNum&gt;65&lt;/RecNum&gt;&lt;record&gt;&lt;rec-number&gt;65&lt;/rec-number&gt;&lt;foreign-keys&gt;&lt;key app="EN" db-id="0atpzw9wtas0xree9d95zxv3edsre000xape" timestamp="1588939462"&gt;65&lt;/key&gt;&lt;/foreign-keys&gt;&lt;ref-type name="Journal Article"&gt;17&lt;/ref-type&gt;&lt;contributors&gt;&lt;authors&gt;&lt;author&gt;Arai, T.&lt;/author&gt;&lt;author&gt;Hirata, T.&lt;/author&gt;&lt;author&gt;Takagi, Y&lt;/author&gt;&lt;/authors&gt;&lt;/contributors&gt;&lt;titles&gt;&lt;title&gt;&lt;style face="normal" font="default" size="100%"&gt;Application of laser ablation ICPMS to trace the environmental history of chum salmon &lt;/style&gt;&lt;style face="italic" font="default" size="100%"&gt;Oncorhynchus keta&lt;/style&gt;&lt;/title&gt;&lt;secondary-title&gt;Marine Environmental Research&lt;/secondary-title&gt;&lt;/titles&gt;&lt;periodical&gt;&lt;full-title&gt;Marine Environmental Research&lt;/full-title&gt;&lt;/periodical&gt;&lt;pages&gt;55-66&lt;/pages&gt;&lt;volume&gt;63&lt;/volume&gt;&lt;number&gt;1&lt;/number&gt;&lt;dates&gt;&lt;year&gt;2007&lt;/year&gt;&lt;/dates&gt;&lt;urls&gt;&lt;/urls&gt;&lt;/record&gt;&lt;/Cite&gt;&lt;/EndNote&gt;</w:instrText>
      </w:r>
      <w:r w:rsidR="00B53566">
        <w:fldChar w:fldCharType="separate"/>
      </w:r>
      <w:r w:rsidR="00115024">
        <w:rPr>
          <w:noProof/>
        </w:rPr>
        <w:t>(Arai et al. 2007, Irvine et al. 2009)</w:t>
      </w:r>
      <w:r w:rsidR="00B53566">
        <w:fldChar w:fldCharType="end"/>
      </w:r>
      <w:r w:rsidR="00115024">
        <w:t>.</w:t>
      </w:r>
      <w:r w:rsidR="00B53566">
        <w:t xml:space="preserve"> </w:t>
      </w:r>
      <w:r w:rsidRPr="00FA3451">
        <w:t xml:space="preserve">However, if the yolk </w:t>
      </w:r>
      <w:r w:rsidRPr="00FA3451">
        <w:rPr>
          <w:vertAlign w:val="superscript"/>
        </w:rPr>
        <w:t>87</w:t>
      </w:r>
      <w:r w:rsidRPr="00FA3451">
        <w:t>Sr/</w:t>
      </w:r>
      <w:r w:rsidRPr="00FA3451">
        <w:rPr>
          <w:vertAlign w:val="superscript"/>
        </w:rPr>
        <w:t>86</w:t>
      </w:r>
      <w:r w:rsidRPr="00FA3451">
        <w:t xml:space="preserve">Sr ratio is known, along with the proportional contribution of yolk </w:t>
      </w:r>
      <w:r w:rsidRPr="00FA3451">
        <w:rPr>
          <w:vertAlign w:val="superscript"/>
        </w:rPr>
        <w:t>87</w:t>
      </w:r>
      <w:r w:rsidRPr="00FA3451">
        <w:t>Sr/</w:t>
      </w:r>
      <w:r w:rsidRPr="00FA3451">
        <w:rPr>
          <w:vertAlign w:val="superscript"/>
        </w:rPr>
        <w:t>86</w:t>
      </w:r>
      <w:r w:rsidRPr="00FA3451">
        <w:t xml:space="preserve">Sr to otolith </w:t>
      </w:r>
      <w:r w:rsidRPr="00FA3451">
        <w:rPr>
          <w:vertAlign w:val="superscript"/>
        </w:rPr>
        <w:t>87</w:t>
      </w:r>
      <w:r w:rsidRPr="00FA3451">
        <w:t>Sr/</w:t>
      </w:r>
      <w:r w:rsidRPr="00FA3451">
        <w:rPr>
          <w:vertAlign w:val="superscript"/>
        </w:rPr>
        <w:t>86</w:t>
      </w:r>
      <w:r w:rsidRPr="00FA3451">
        <w:t xml:space="preserve">Sr, the natal stream water </w:t>
      </w:r>
      <w:r w:rsidRPr="00FA3451">
        <w:rPr>
          <w:vertAlign w:val="superscript"/>
        </w:rPr>
        <w:t>87</w:t>
      </w:r>
      <w:r w:rsidRPr="00FA3451">
        <w:t>Sr/</w:t>
      </w:r>
      <w:r w:rsidRPr="00FA3451">
        <w:rPr>
          <w:vertAlign w:val="superscript"/>
        </w:rPr>
        <w:t>86</w:t>
      </w:r>
      <w:r w:rsidRPr="00FA3451">
        <w:t xml:space="preserve">Sr can be estimated using a simple two end member </w:t>
      </w:r>
      <w:r w:rsidRPr="00FA3451">
        <w:lastRenderedPageBreak/>
        <w:t>mixing model. By contrast, oxygen (</w:t>
      </w:r>
      <w:r w:rsidRPr="00FA3451">
        <w:rPr>
          <w:vertAlign w:val="superscript"/>
        </w:rPr>
        <w:t>18</w:t>
      </w:r>
      <w:r w:rsidRPr="00FA3451">
        <w:t>O/</w:t>
      </w:r>
      <w:r w:rsidRPr="00FA3451">
        <w:rPr>
          <w:vertAlign w:val="superscript"/>
        </w:rPr>
        <w:t>16</w:t>
      </w:r>
      <w:r w:rsidRPr="00FA3451">
        <w:t>O) and carbon (</w:t>
      </w:r>
      <w:r w:rsidRPr="00FA3451">
        <w:rPr>
          <w:vertAlign w:val="superscript"/>
        </w:rPr>
        <w:t>13</w:t>
      </w:r>
      <w:r w:rsidRPr="00FA3451">
        <w:t>C/</w:t>
      </w:r>
      <w:r w:rsidRPr="00FA3451">
        <w:rPr>
          <w:vertAlign w:val="superscript"/>
        </w:rPr>
        <w:t>12</w:t>
      </w:r>
      <w:r w:rsidRPr="00FA3451">
        <w:t>C) are structural elements in the otolith, which is mostly calcium carbonate (CaCO</w:t>
      </w:r>
      <w:r w:rsidRPr="00FA3451">
        <w:rPr>
          <w:vertAlign w:val="subscript"/>
        </w:rPr>
        <w:t>3</w:t>
      </w:r>
      <w:r w:rsidRPr="00FA3451">
        <w:t xml:space="preserve">) and their isotopic ratios depend only on the isotopic composition and temperature of the water in which the otolith forms. As a result, analysis of these ratios in the otolith core can reveal stream </w:t>
      </w:r>
      <w:r w:rsidRPr="00FA3451">
        <w:rPr>
          <w:vertAlign w:val="superscript"/>
        </w:rPr>
        <w:t>18</w:t>
      </w:r>
      <w:r w:rsidRPr="00FA3451">
        <w:t>O/</w:t>
      </w:r>
      <w:r w:rsidRPr="00FA3451">
        <w:rPr>
          <w:vertAlign w:val="superscript"/>
        </w:rPr>
        <w:t>16</w:t>
      </w:r>
      <w:r w:rsidRPr="00FA3451">
        <w:t xml:space="preserve">O and </w:t>
      </w:r>
      <w:r w:rsidRPr="00FA3451">
        <w:rPr>
          <w:vertAlign w:val="superscript"/>
        </w:rPr>
        <w:t>13</w:t>
      </w:r>
      <w:r w:rsidRPr="00FA3451">
        <w:t>C/</w:t>
      </w:r>
      <w:r w:rsidRPr="00FA3451">
        <w:rPr>
          <w:vertAlign w:val="superscript"/>
        </w:rPr>
        <w:t>12</w:t>
      </w:r>
      <w:r w:rsidRPr="00FA3451">
        <w:t xml:space="preserve">C independent of maternal yolk influence. We intend to test these effects from samples of </w:t>
      </w:r>
      <w:r w:rsidR="00991D47">
        <w:t>p</w:t>
      </w:r>
      <w:r w:rsidRPr="00FA3451">
        <w:t xml:space="preserve">ink salmon </w:t>
      </w:r>
      <w:r w:rsidR="00991D47">
        <w:t xml:space="preserve">otoliths </w:t>
      </w:r>
      <w:r w:rsidRPr="00FA3451">
        <w:t xml:space="preserve">collected in </w:t>
      </w:r>
      <w:r w:rsidR="00DB18FC">
        <w:t>PWS</w:t>
      </w:r>
      <w:r w:rsidRPr="00FA3451">
        <w:t xml:space="preserve">, which is described in more detail below. </w:t>
      </w:r>
      <w:r w:rsidR="009D4976">
        <w:t>The geology of this area is similar to that found near the eastern border of Alaska with Canada and consists mostly of Cenozoic age sedimentary rock.</w:t>
      </w:r>
    </w:p>
    <w:p w14:paraId="30E70C57" w14:textId="4491A47C" w:rsidR="0033184E" w:rsidRPr="0033184E" w:rsidRDefault="0033184E" w:rsidP="008E37FD">
      <w:pPr>
        <w:ind w:firstLine="720"/>
      </w:pPr>
      <w:r w:rsidRPr="0033184E">
        <w:t xml:space="preserve">Pink salmon otolith samples (up to </w:t>
      </w:r>
      <w:r w:rsidRPr="0033184E">
        <w:rPr>
          <w:i/>
          <w:iCs/>
        </w:rPr>
        <w:t xml:space="preserve">n </w:t>
      </w:r>
      <w:r w:rsidRPr="0033184E">
        <w:t xml:space="preserve">= 100 over two years) from the North Slope will be obtained from subsistence fisheries occurring in the </w:t>
      </w:r>
      <w:proofErr w:type="spellStart"/>
      <w:r w:rsidRPr="0033184E">
        <w:t>Utqiaġvik</w:t>
      </w:r>
      <w:proofErr w:type="spellEnd"/>
      <w:r w:rsidRPr="0033184E">
        <w:t xml:space="preserve"> area (Beaufort Sea) to Point Hope (Chukchi Sea) and potentially Wainwright Inlet, Prudhoe Bay, and Kaktovik. The samples will be documented by location and day of collection. Dr. Todd Sformo (co-</w:t>
      </w:r>
      <w:r w:rsidR="00B12DDA">
        <w:t>I</w:t>
      </w:r>
      <w:r w:rsidRPr="0033184E">
        <w:t>, North Slope Borough-Department of Wildlife Management [NSB-DWM]) will have overall responsibility</w:t>
      </w:r>
      <w:r w:rsidR="00B12DDA">
        <w:t xml:space="preserve"> for</w:t>
      </w:r>
      <w:r w:rsidRPr="0033184E">
        <w:t xml:space="preserve"> field collections and coordinate the sampling with community members from these areas. He will also have responsibility for coordinating the collection of water samples (up to </w:t>
      </w:r>
      <w:r w:rsidRPr="0033184E">
        <w:rPr>
          <w:i/>
          <w:iCs/>
        </w:rPr>
        <w:t xml:space="preserve">n </w:t>
      </w:r>
      <w:r w:rsidRPr="0033184E">
        <w:t>= 15 total over two years if necessary) from the streams either identified in Carothers et al. (2019) or will sample opportunistically other potential salmon bearing rivers in the region with assistance of local stakeholders in these areas. The North Slope list for the collection of stream reference water samples is reported in Table 1.</w:t>
      </w:r>
    </w:p>
    <w:p w14:paraId="19BC29F7" w14:textId="2707F2EA" w:rsidR="00FA3451" w:rsidRDefault="00FA3451"/>
    <w:p w14:paraId="76FEB9B8" w14:textId="6F221424" w:rsidR="00B90001" w:rsidRDefault="00B90001">
      <w:r>
        <w:t xml:space="preserve">Table 1. </w:t>
      </w:r>
      <w:r w:rsidR="00FC54BF">
        <w:t>North Slope s</w:t>
      </w:r>
      <w:r>
        <w:t xml:space="preserve">treams identified for the collection of water samples for </w:t>
      </w:r>
      <w:r w:rsidR="003828F6" w:rsidRPr="00FA3451">
        <w:rPr>
          <w:vertAlign w:val="superscript"/>
        </w:rPr>
        <w:t>87</w:t>
      </w:r>
      <w:r w:rsidR="003828F6" w:rsidRPr="00FA3451">
        <w:t>Sr/</w:t>
      </w:r>
      <w:r w:rsidR="003828F6" w:rsidRPr="00FA3451">
        <w:rPr>
          <w:vertAlign w:val="superscript"/>
        </w:rPr>
        <w:t>86</w:t>
      </w:r>
      <w:r w:rsidR="003828F6" w:rsidRPr="00FA3451">
        <w:t>Sr</w:t>
      </w:r>
      <w:r w:rsidR="003828F6">
        <w:t xml:space="preserve">, </w:t>
      </w:r>
      <w:r w:rsidR="003828F6" w:rsidRPr="00FA3451">
        <w:rPr>
          <w:vertAlign w:val="superscript"/>
        </w:rPr>
        <w:t>18</w:t>
      </w:r>
      <w:r w:rsidR="003828F6" w:rsidRPr="00FA3451">
        <w:t>O/</w:t>
      </w:r>
      <w:r w:rsidR="003828F6" w:rsidRPr="00FA3451">
        <w:rPr>
          <w:vertAlign w:val="superscript"/>
        </w:rPr>
        <w:t>16</w:t>
      </w:r>
      <w:r w:rsidR="003828F6" w:rsidRPr="00FA3451">
        <w:t xml:space="preserve">O, </w:t>
      </w:r>
      <w:r w:rsidR="006D5FDC" w:rsidRPr="00FA3451">
        <w:rPr>
          <w:vertAlign w:val="superscript"/>
        </w:rPr>
        <w:t>13</w:t>
      </w:r>
      <w:r w:rsidR="006D5FDC" w:rsidRPr="00FA3451">
        <w:t>C/</w:t>
      </w:r>
      <w:r w:rsidR="006D5FDC" w:rsidRPr="00FA3451">
        <w:rPr>
          <w:vertAlign w:val="superscript"/>
        </w:rPr>
        <w:t>12</w:t>
      </w:r>
      <w:r w:rsidR="006D5FDC" w:rsidRPr="00FA3451">
        <w:t xml:space="preserve">C </w:t>
      </w:r>
      <w:r w:rsidR="003828F6" w:rsidRPr="00FA3451">
        <w:t>and concentrations of strontium and barium</w:t>
      </w:r>
      <w:r w:rsidR="003828F6">
        <w:t>.</w:t>
      </w:r>
      <w:r w:rsidR="00FC54BF">
        <w:t xml:space="preserve"> *</w:t>
      </w:r>
      <w:r w:rsidR="00B12DDA">
        <w:t>Identifies</w:t>
      </w:r>
      <w:r w:rsidR="00FC54BF">
        <w:t xml:space="preserve"> rivers that will mostly be sampled in year </w:t>
      </w:r>
      <w:r w:rsidR="006B4AD5">
        <w:t>two (2021)</w:t>
      </w:r>
      <w:r w:rsidR="00A235A1">
        <w:t xml:space="preserve"> </w:t>
      </w:r>
      <w:r w:rsidR="00FC54BF">
        <w:t xml:space="preserve">or substituted for </w:t>
      </w:r>
      <w:r w:rsidR="00351E0F">
        <w:t>another sampling site based on logistical capacity.</w:t>
      </w:r>
    </w:p>
    <w:p w14:paraId="174C3D49" w14:textId="05F84FB8" w:rsidR="003828F6" w:rsidRDefault="003828F6"/>
    <w:tbl>
      <w:tblPr>
        <w:tblStyle w:val="TableGrid"/>
        <w:tblW w:w="0" w:type="auto"/>
        <w:jc w:val="center"/>
        <w:tblLook w:val="04A0" w:firstRow="1" w:lastRow="0" w:firstColumn="1" w:lastColumn="0" w:noHBand="0" w:noVBand="1"/>
      </w:tblPr>
      <w:tblGrid>
        <w:gridCol w:w="1885"/>
        <w:gridCol w:w="2520"/>
      </w:tblGrid>
      <w:tr w:rsidR="00FC54BF" w:rsidRPr="00FC54BF" w14:paraId="72CD2E8A" w14:textId="77777777" w:rsidTr="0027733C">
        <w:trPr>
          <w:jc w:val="center"/>
        </w:trPr>
        <w:tc>
          <w:tcPr>
            <w:tcW w:w="1885" w:type="dxa"/>
          </w:tcPr>
          <w:p w14:paraId="77177B58" w14:textId="3ADA2DBA" w:rsidR="00FC54BF" w:rsidRPr="00FC54BF" w:rsidRDefault="00FC54BF">
            <w:pPr>
              <w:rPr>
                <w:i/>
                <w:iCs/>
              </w:rPr>
            </w:pPr>
            <w:r>
              <w:rPr>
                <w:i/>
                <w:iCs/>
              </w:rPr>
              <w:t>Stream number</w:t>
            </w:r>
          </w:p>
        </w:tc>
        <w:tc>
          <w:tcPr>
            <w:tcW w:w="2520" w:type="dxa"/>
          </w:tcPr>
          <w:p w14:paraId="5AE3DE1F" w14:textId="29ABCEA8" w:rsidR="00FC54BF" w:rsidRPr="00FC54BF" w:rsidRDefault="00FC54BF">
            <w:pPr>
              <w:rPr>
                <w:i/>
                <w:iCs/>
              </w:rPr>
            </w:pPr>
            <w:r>
              <w:rPr>
                <w:i/>
                <w:iCs/>
              </w:rPr>
              <w:t>Stream name</w:t>
            </w:r>
          </w:p>
        </w:tc>
      </w:tr>
      <w:tr w:rsidR="00FC54BF" w:rsidRPr="00FC54BF" w14:paraId="2F19B286" w14:textId="77777777" w:rsidTr="0027733C">
        <w:trPr>
          <w:jc w:val="center"/>
        </w:trPr>
        <w:tc>
          <w:tcPr>
            <w:tcW w:w="1885" w:type="dxa"/>
          </w:tcPr>
          <w:p w14:paraId="60BF5F20" w14:textId="14AA25F8" w:rsidR="00FC54BF" w:rsidRPr="00FC54BF" w:rsidRDefault="00FC54BF">
            <w:r w:rsidRPr="00FC54BF">
              <w:t>1</w:t>
            </w:r>
          </w:p>
        </w:tc>
        <w:tc>
          <w:tcPr>
            <w:tcW w:w="2520" w:type="dxa"/>
          </w:tcPr>
          <w:p w14:paraId="28B1265E" w14:textId="10F1E51A" w:rsidR="00FC54BF" w:rsidRPr="00FC54BF" w:rsidRDefault="00FC54BF">
            <w:r w:rsidRPr="00FC54BF">
              <w:t>Canning River</w:t>
            </w:r>
            <w:r>
              <w:t>*</w:t>
            </w:r>
          </w:p>
        </w:tc>
      </w:tr>
      <w:tr w:rsidR="00FC54BF" w:rsidRPr="00FC54BF" w14:paraId="5906AA84" w14:textId="77777777" w:rsidTr="0027733C">
        <w:trPr>
          <w:jc w:val="center"/>
        </w:trPr>
        <w:tc>
          <w:tcPr>
            <w:tcW w:w="1885" w:type="dxa"/>
          </w:tcPr>
          <w:p w14:paraId="07E2985F" w14:textId="5E7F4E6B" w:rsidR="00FC54BF" w:rsidRPr="00FC54BF" w:rsidRDefault="00FC54BF">
            <w:r w:rsidRPr="00FC54BF">
              <w:t>2</w:t>
            </w:r>
          </w:p>
        </w:tc>
        <w:tc>
          <w:tcPr>
            <w:tcW w:w="2520" w:type="dxa"/>
          </w:tcPr>
          <w:p w14:paraId="1AFC3840" w14:textId="2AEED71C" w:rsidR="00FC54BF" w:rsidRPr="00FC54BF" w:rsidRDefault="00FC54BF">
            <w:proofErr w:type="spellStart"/>
            <w:r w:rsidRPr="00FC54BF">
              <w:t>Sagavanirtok</w:t>
            </w:r>
            <w:proofErr w:type="spellEnd"/>
            <w:r w:rsidRPr="00FC54BF">
              <w:t xml:space="preserve"> River</w:t>
            </w:r>
            <w:r>
              <w:t>*</w:t>
            </w:r>
          </w:p>
        </w:tc>
      </w:tr>
      <w:tr w:rsidR="00FC54BF" w:rsidRPr="00FC54BF" w14:paraId="70BE4E65" w14:textId="77777777" w:rsidTr="0027733C">
        <w:trPr>
          <w:jc w:val="center"/>
        </w:trPr>
        <w:tc>
          <w:tcPr>
            <w:tcW w:w="1885" w:type="dxa"/>
          </w:tcPr>
          <w:p w14:paraId="6FC87DCA" w14:textId="54F048F8" w:rsidR="00FC54BF" w:rsidRPr="00FC54BF" w:rsidRDefault="00FC54BF" w:rsidP="00FC54BF">
            <w:r w:rsidRPr="00FC54BF">
              <w:t>3</w:t>
            </w:r>
          </w:p>
        </w:tc>
        <w:tc>
          <w:tcPr>
            <w:tcW w:w="2520" w:type="dxa"/>
          </w:tcPr>
          <w:p w14:paraId="798EA78A" w14:textId="7415F35C" w:rsidR="00FC54BF" w:rsidRPr="00FC54BF" w:rsidRDefault="00FC54BF" w:rsidP="00FC54BF">
            <w:proofErr w:type="spellStart"/>
            <w:r w:rsidRPr="00FC54BF">
              <w:rPr>
                <w:color w:val="000000"/>
                <w:shd w:val="clear" w:color="auto" w:fill="FFFFFF"/>
              </w:rPr>
              <w:t>Itkillik</w:t>
            </w:r>
            <w:proofErr w:type="spellEnd"/>
            <w:r w:rsidRPr="00FC54BF">
              <w:rPr>
                <w:color w:val="000000"/>
                <w:shd w:val="clear" w:color="auto" w:fill="FFFFFF"/>
              </w:rPr>
              <w:t xml:space="preserve"> River</w:t>
            </w:r>
          </w:p>
        </w:tc>
      </w:tr>
      <w:tr w:rsidR="00FC54BF" w:rsidRPr="00FC54BF" w14:paraId="7655B66F" w14:textId="77777777" w:rsidTr="0027733C">
        <w:trPr>
          <w:jc w:val="center"/>
        </w:trPr>
        <w:tc>
          <w:tcPr>
            <w:tcW w:w="1885" w:type="dxa"/>
          </w:tcPr>
          <w:p w14:paraId="4FD25CDF" w14:textId="212C33BA" w:rsidR="00FC54BF" w:rsidRPr="00FC54BF" w:rsidRDefault="00FC54BF" w:rsidP="00FC54BF">
            <w:r w:rsidRPr="00FC54BF">
              <w:t>4</w:t>
            </w:r>
          </w:p>
        </w:tc>
        <w:tc>
          <w:tcPr>
            <w:tcW w:w="2520" w:type="dxa"/>
          </w:tcPr>
          <w:p w14:paraId="5441AB4E" w14:textId="092607DC" w:rsidR="00FC54BF" w:rsidRPr="00FC54BF" w:rsidRDefault="00FC54BF" w:rsidP="00FC54BF">
            <w:r w:rsidRPr="00FC54BF">
              <w:rPr>
                <w:color w:val="000000"/>
                <w:shd w:val="clear" w:color="auto" w:fill="FFFFFF"/>
              </w:rPr>
              <w:t>Colville River</w:t>
            </w:r>
          </w:p>
        </w:tc>
      </w:tr>
      <w:tr w:rsidR="00FC54BF" w:rsidRPr="00FC54BF" w14:paraId="65E2053D" w14:textId="77777777" w:rsidTr="0027733C">
        <w:trPr>
          <w:jc w:val="center"/>
        </w:trPr>
        <w:tc>
          <w:tcPr>
            <w:tcW w:w="1885" w:type="dxa"/>
          </w:tcPr>
          <w:p w14:paraId="5144BE21" w14:textId="37C9340C" w:rsidR="00FC54BF" w:rsidRPr="00FC54BF" w:rsidRDefault="00FC54BF" w:rsidP="00FC54BF">
            <w:r w:rsidRPr="00FC54BF">
              <w:t>5</w:t>
            </w:r>
          </w:p>
        </w:tc>
        <w:tc>
          <w:tcPr>
            <w:tcW w:w="2520" w:type="dxa"/>
          </w:tcPr>
          <w:p w14:paraId="553ED0ED" w14:textId="13084B15" w:rsidR="00FC54BF" w:rsidRPr="00FC54BF" w:rsidRDefault="00FC54BF" w:rsidP="00FC54BF">
            <w:r w:rsidRPr="00FC54BF">
              <w:rPr>
                <w:color w:val="000000"/>
                <w:shd w:val="clear" w:color="auto" w:fill="FFFFFF"/>
              </w:rPr>
              <w:t>Fish Creek</w:t>
            </w:r>
          </w:p>
        </w:tc>
      </w:tr>
      <w:tr w:rsidR="00FC54BF" w:rsidRPr="00FC54BF" w14:paraId="33FFD059" w14:textId="77777777" w:rsidTr="0027733C">
        <w:trPr>
          <w:jc w:val="center"/>
        </w:trPr>
        <w:tc>
          <w:tcPr>
            <w:tcW w:w="1885" w:type="dxa"/>
          </w:tcPr>
          <w:p w14:paraId="2AEFD9A4" w14:textId="3CDE8328" w:rsidR="00FC54BF" w:rsidRPr="00FC54BF" w:rsidRDefault="00FC54BF" w:rsidP="00FC54BF">
            <w:r w:rsidRPr="00FC54BF">
              <w:t>6</w:t>
            </w:r>
          </w:p>
        </w:tc>
        <w:tc>
          <w:tcPr>
            <w:tcW w:w="2520" w:type="dxa"/>
          </w:tcPr>
          <w:p w14:paraId="4E7D324F" w14:textId="40351508" w:rsidR="00FC54BF" w:rsidRPr="00FC54BF" w:rsidRDefault="00FC54BF" w:rsidP="00FC54BF">
            <w:proofErr w:type="spellStart"/>
            <w:r w:rsidRPr="00FC54BF">
              <w:rPr>
                <w:color w:val="000000"/>
                <w:shd w:val="clear" w:color="auto" w:fill="FFFFFF"/>
              </w:rPr>
              <w:t>Ikpikpuk</w:t>
            </w:r>
            <w:proofErr w:type="spellEnd"/>
            <w:r w:rsidRPr="00FC54BF">
              <w:rPr>
                <w:color w:val="000000"/>
                <w:shd w:val="clear" w:color="auto" w:fill="FFFFFF"/>
              </w:rPr>
              <w:t xml:space="preserve"> River</w:t>
            </w:r>
          </w:p>
        </w:tc>
      </w:tr>
      <w:tr w:rsidR="00FC54BF" w:rsidRPr="00FC54BF" w14:paraId="141BB4CC" w14:textId="77777777" w:rsidTr="0027733C">
        <w:trPr>
          <w:jc w:val="center"/>
        </w:trPr>
        <w:tc>
          <w:tcPr>
            <w:tcW w:w="1885" w:type="dxa"/>
          </w:tcPr>
          <w:p w14:paraId="77E8C364" w14:textId="3F5A645B" w:rsidR="00FC54BF" w:rsidRPr="00FC54BF" w:rsidRDefault="00FC54BF" w:rsidP="00FC54BF">
            <w:r w:rsidRPr="00FC54BF">
              <w:t>7</w:t>
            </w:r>
          </w:p>
        </w:tc>
        <w:tc>
          <w:tcPr>
            <w:tcW w:w="2520" w:type="dxa"/>
          </w:tcPr>
          <w:p w14:paraId="379CC419" w14:textId="4F74BAC8" w:rsidR="00FC54BF" w:rsidRPr="00FC54BF" w:rsidRDefault="00FC54BF" w:rsidP="00FC54BF">
            <w:r w:rsidRPr="00FC54BF">
              <w:rPr>
                <w:color w:val="000000"/>
                <w:shd w:val="clear" w:color="auto" w:fill="FFFFFF"/>
              </w:rPr>
              <w:t>Chipp River</w:t>
            </w:r>
          </w:p>
        </w:tc>
      </w:tr>
      <w:tr w:rsidR="00FC54BF" w:rsidRPr="00FC54BF" w14:paraId="4357BAEB" w14:textId="77777777" w:rsidTr="0027733C">
        <w:trPr>
          <w:jc w:val="center"/>
        </w:trPr>
        <w:tc>
          <w:tcPr>
            <w:tcW w:w="1885" w:type="dxa"/>
          </w:tcPr>
          <w:p w14:paraId="05F3B50E" w14:textId="09C8D433" w:rsidR="00FC54BF" w:rsidRPr="00FC54BF" w:rsidRDefault="00FC54BF" w:rsidP="00FC54BF">
            <w:r w:rsidRPr="00FC54BF">
              <w:t>8</w:t>
            </w:r>
          </w:p>
        </w:tc>
        <w:tc>
          <w:tcPr>
            <w:tcW w:w="2520" w:type="dxa"/>
          </w:tcPr>
          <w:p w14:paraId="71757D60" w14:textId="4C2E738E" w:rsidR="00FC54BF" w:rsidRPr="00FC54BF" w:rsidRDefault="00FC54BF" w:rsidP="00FC54BF">
            <w:r w:rsidRPr="00FC54BF">
              <w:rPr>
                <w:color w:val="000000"/>
                <w:shd w:val="clear" w:color="auto" w:fill="FFFFFF"/>
              </w:rPr>
              <w:t>Meade River</w:t>
            </w:r>
          </w:p>
        </w:tc>
      </w:tr>
      <w:tr w:rsidR="00FC54BF" w:rsidRPr="00FC54BF" w14:paraId="4C18ED57" w14:textId="77777777" w:rsidTr="0027733C">
        <w:trPr>
          <w:jc w:val="center"/>
        </w:trPr>
        <w:tc>
          <w:tcPr>
            <w:tcW w:w="1885" w:type="dxa"/>
          </w:tcPr>
          <w:p w14:paraId="17AAAAB5" w14:textId="78815388" w:rsidR="00FC54BF" w:rsidRPr="00FC54BF" w:rsidRDefault="00FC54BF" w:rsidP="00FC54BF">
            <w:r w:rsidRPr="00FC54BF">
              <w:t>9</w:t>
            </w:r>
          </w:p>
        </w:tc>
        <w:tc>
          <w:tcPr>
            <w:tcW w:w="2520" w:type="dxa"/>
          </w:tcPr>
          <w:p w14:paraId="0963935C" w14:textId="2D13F3D1" w:rsidR="00FC54BF" w:rsidRPr="00FC54BF" w:rsidRDefault="00FC54BF" w:rsidP="00FC54BF">
            <w:proofErr w:type="spellStart"/>
            <w:r w:rsidRPr="00FC54BF">
              <w:rPr>
                <w:color w:val="000000"/>
                <w:shd w:val="clear" w:color="auto" w:fill="FFFFFF"/>
              </w:rPr>
              <w:t>Inaru</w:t>
            </w:r>
            <w:proofErr w:type="spellEnd"/>
            <w:r w:rsidRPr="00FC54BF">
              <w:rPr>
                <w:color w:val="000000"/>
                <w:shd w:val="clear" w:color="auto" w:fill="FFFFFF"/>
              </w:rPr>
              <w:t xml:space="preserve"> River</w:t>
            </w:r>
          </w:p>
        </w:tc>
      </w:tr>
      <w:tr w:rsidR="00FC54BF" w:rsidRPr="00FC54BF" w14:paraId="02D6D8B8" w14:textId="77777777" w:rsidTr="0027733C">
        <w:trPr>
          <w:jc w:val="center"/>
        </w:trPr>
        <w:tc>
          <w:tcPr>
            <w:tcW w:w="1885" w:type="dxa"/>
          </w:tcPr>
          <w:p w14:paraId="7355EFEE" w14:textId="70FCC916" w:rsidR="00FC54BF" w:rsidRPr="00FC54BF" w:rsidRDefault="00FC54BF" w:rsidP="00FC54BF">
            <w:r w:rsidRPr="00FC54BF">
              <w:t>10</w:t>
            </w:r>
          </w:p>
        </w:tc>
        <w:tc>
          <w:tcPr>
            <w:tcW w:w="2520" w:type="dxa"/>
          </w:tcPr>
          <w:p w14:paraId="42E268AF" w14:textId="29A1D660" w:rsidR="00FC54BF" w:rsidRPr="00FC54BF" w:rsidRDefault="00FC54BF" w:rsidP="00FC54BF">
            <w:proofErr w:type="spellStart"/>
            <w:r w:rsidRPr="00FC54BF">
              <w:t>Walakpa</w:t>
            </w:r>
            <w:proofErr w:type="spellEnd"/>
            <w:r w:rsidRPr="00FC54BF">
              <w:t xml:space="preserve"> River</w:t>
            </w:r>
          </w:p>
        </w:tc>
      </w:tr>
      <w:tr w:rsidR="00FC54BF" w:rsidRPr="00FC54BF" w14:paraId="196D245E" w14:textId="77777777" w:rsidTr="0027733C">
        <w:trPr>
          <w:jc w:val="center"/>
        </w:trPr>
        <w:tc>
          <w:tcPr>
            <w:tcW w:w="1885" w:type="dxa"/>
          </w:tcPr>
          <w:p w14:paraId="0744C7D7" w14:textId="27DC2BB6" w:rsidR="00FC54BF" w:rsidRPr="00FC54BF" w:rsidRDefault="00FC54BF" w:rsidP="00FC54BF">
            <w:r w:rsidRPr="00FC54BF">
              <w:t>11</w:t>
            </w:r>
          </w:p>
        </w:tc>
        <w:tc>
          <w:tcPr>
            <w:tcW w:w="2520" w:type="dxa"/>
          </w:tcPr>
          <w:p w14:paraId="74B33109" w14:textId="27BF1DA6" w:rsidR="00FC54BF" w:rsidRPr="00FC54BF" w:rsidRDefault="00FC54BF" w:rsidP="00FC54BF">
            <w:proofErr w:type="spellStart"/>
            <w:r w:rsidRPr="00FC54BF">
              <w:t>Ketik</w:t>
            </w:r>
            <w:proofErr w:type="spellEnd"/>
            <w:r w:rsidRPr="00FC54BF">
              <w:t xml:space="preserve"> River</w:t>
            </w:r>
            <w:r>
              <w:t>*</w:t>
            </w:r>
          </w:p>
        </w:tc>
      </w:tr>
      <w:tr w:rsidR="00FC54BF" w:rsidRPr="00FC54BF" w14:paraId="15423672" w14:textId="77777777" w:rsidTr="0027733C">
        <w:trPr>
          <w:jc w:val="center"/>
        </w:trPr>
        <w:tc>
          <w:tcPr>
            <w:tcW w:w="1885" w:type="dxa"/>
          </w:tcPr>
          <w:p w14:paraId="0B18E951" w14:textId="5632DA42" w:rsidR="00FC54BF" w:rsidRPr="00FC54BF" w:rsidRDefault="00FC54BF" w:rsidP="00FC54BF">
            <w:r w:rsidRPr="00FC54BF">
              <w:t>12</w:t>
            </w:r>
          </w:p>
        </w:tc>
        <w:tc>
          <w:tcPr>
            <w:tcW w:w="2520" w:type="dxa"/>
          </w:tcPr>
          <w:p w14:paraId="55BB809F" w14:textId="69E11FED" w:rsidR="00FC54BF" w:rsidRPr="00FC54BF" w:rsidRDefault="00FC54BF" w:rsidP="00FC54BF">
            <w:proofErr w:type="spellStart"/>
            <w:r w:rsidRPr="00FC54BF">
              <w:t>Utukok</w:t>
            </w:r>
            <w:proofErr w:type="spellEnd"/>
            <w:r w:rsidRPr="00FC54BF">
              <w:t xml:space="preserve"> River</w:t>
            </w:r>
            <w:r>
              <w:t>*</w:t>
            </w:r>
          </w:p>
        </w:tc>
      </w:tr>
      <w:tr w:rsidR="00FC54BF" w:rsidRPr="00FC54BF" w14:paraId="47336789" w14:textId="77777777" w:rsidTr="0027733C">
        <w:trPr>
          <w:jc w:val="center"/>
        </w:trPr>
        <w:tc>
          <w:tcPr>
            <w:tcW w:w="1885" w:type="dxa"/>
          </w:tcPr>
          <w:p w14:paraId="282F6F5C" w14:textId="3272CA0E" w:rsidR="00FC54BF" w:rsidRPr="00FC54BF" w:rsidRDefault="00FC54BF" w:rsidP="00FC54BF">
            <w:r w:rsidRPr="00FC54BF">
              <w:t>13</w:t>
            </w:r>
          </w:p>
        </w:tc>
        <w:tc>
          <w:tcPr>
            <w:tcW w:w="2520" w:type="dxa"/>
          </w:tcPr>
          <w:p w14:paraId="3ECFDBE3" w14:textId="7C92B0E5" w:rsidR="00FC54BF" w:rsidRPr="00FC54BF" w:rsidRDefault="00FC54BF" w:rsidP="00FC54BF">
            <w:proofErr w:type="spellStart"/>
            <w:r w:rsidRPr="00FC54BF">
              <w:t>Kokolik</w:t>
            </w:r>
            <w:proofErr w:type="spellEnd"/>
            <w:r w:rsidRPr="00FC54BF">
              <w:t xml:space="preserve"> River</w:t>
            </w:r>
            <w:r>
              <w:t>*</w:t>
            </w:r>
          </w:p>
        </w:tc>
      </w:tr>
      <w:tr w:rsidR="00FC54BF" w:rsidRPr="00FC54BF" w14:paraId="28E92E83" w14:textId="77777777" w:rsidTr="0027733C">
        <w:trPr>
          <w:jc w:val="center"/>
        </w:trPr>
        <w:tc>
          <w:tcPr>
            <w:tcW w:w="1885" w:type="dxa"/>
          </w:tcPr>
          <w:p w14:paraId="1A17C4F8" w14:textId="36547639" w:rsidR="00FC54BF" w:rsidRPr="00FC54BF" w:rsidRDefault="00FC54BF" w:rsidP="00FC54BF">
            <w:r w:rsidRPr="00FC54BF">
              <w:t>14</w:t>
            </w:r>
          </w:p>
        </w:tc>
        <w:tc>
          <w:tcPr>
            <w:tcW w:w="2520" w:type="dxa"/>
          </w:tcPr>
          <w:p w14:paraId="1CEC1B8A" w14:textId="7F9EFA36" w:rsidR="00FC54BF" w:rsidRPr="00FC54BF" w:rsidRDefault="00FC54BF" w:rsidP="00FC54BF">
            <w:proofErr w:type="spellStart"/>
            <w:r w:rsidRPr="00FC54BF">
              <w:t>Kukpuk</w:t>
            </w:r>
            <w:proofErr w:type="spellEnd"/>
            <w:r w:rsidRPr="00FC54BF">
              <w:t xml:space="preserve"> River</w:t>
            </w:r>
          </w:p>
        </w:tc>
      </w:tr>
    </w:tbl>
    <w:p w14:paraId="44E3B2AF" w14:textId="77777777" w:rsidR="00B45251" w:rsidRDefault="00B45251"/>
    <w:p w14:paraId="113F4EE1" w14:textId="1FF90D4B" w:rsidR="002035A1" w:rsidRPr="002035A1" w:rsidRDefault="002035A1" w:rsidP="008E37FD">
      <w:pPr>
        <w:ind w:firstLine="720"/>
      </w:pPr>
      <w:r w:rsidRPr="002035A1">
        <w:t>Two additional water samples will be obtained by ADF&amp;G from the Noatak River (J</w:t>
      </w:r>
      <w:r w:rsidR="00654B12">
        <w:t>.</w:t>
      </w:r>
      <w:r w:rsidRPr="002035A1">
        <w:t xml:space="preserve"> </w:t>
      </w:r>
      <w:proofErr w:type="spellStart"/>
      <w:r w:rsidRPr="002035A1">
        <w:t>Saveriede</w:t>
      </w:r>
      <w:proofErr w:type="spellEnd"/>
      <w:r w:rsidRPr="002035A1">
        <w:t>, pers</w:t>
      </w:r>
      <w:r>
        <w:t>.</w:t>
      </w:r>
      <w:r w:rsidRPr="002035A1">
        <w:t xml:space="preserve"> comm</w:t>
      </w:r>
      <w:r>
        <w:t>.</w:t>
      </w:r>
      <w:r w:rsidRPr="002035A1">
        <w:t>) and the Kobuk River (J</w:t>
      </w:r>
      <w:r w:rsidR="00654B12">
        <w:t>.</w:t>
      </w:r>
      <w:r w:rsidRPr="002035A1">
        <w:t xml:space="preserve"> Menard, pers</w:t>
      </w:r>
      <w:r>
        <w:t>.</w:t>
      </w:r>
      <w:r w:rsidRPr="002035A1">
        <w:t xml:space="preserve"> comm</w:t>
      </w:r>
      <w:r>
        <w:t>.</w:t>
      </w:r>
      <w:r w:rsidRPr="002035A1">
        <w:t xml:space="preserve">) as representative samples of known salmon streams </w:t>
      </w:r>
      <w:r w:rsidR="00DB18FC">
        <w:t xml:space="preserve">from the </w:t>
      </w:r>
      <w:r w:rsidRPr="002035A1">
        <w:t>west</w:t>
      </w:r>
      <w:r w:rsidR="00DB18FC">
        <w:t>ern</w:t>
      </w:r>
      <w:r w:rsidRPr="002035A1">
        <w:t xml:space="preserve"> study area. Water chemistry data from Millot et al. </w:t>
      </w:r>
      <w:r>
        <w:fldChar w:fldCharType="begin"/>
      </w:r>
      <w:r>
        <w:instrText xml:space="preserve"> ADDIN EN.CITE &lt;EndNote&gt;&lt;Cite ExcludeAuth="1"&gt;&lt;Author&gt;Millot&lt;/Author&gt;&lt;Year&gt;2003&lt;/Year&gt;&lt;RecNum&gt;32&lt;/RecNum&gt;&lt;DisplayText&gt;(2003)&lt;/DisplayText&gt;&lt;record&gt;&lt;rec-number&gt;32&lt;/rec-number&gt;&lt;foreign-keys&gt;&lt;key app="EN" db-id="0atpzw9wtas0xree9d95zxv3edsre000xape" timestamp="1588668768"&gt;32&lt;/key&gt;&lt;/foreign-keys&gt;&lt;ref-type name="Journal Article"&gt;17&lt;/ref-type&gt;&lt;contributors&gt;&lt;authors&gt;&lt;author&gt;Millot, R.&lt;/author&gt;&lt;author&gt;Gaillardet, J.&lt;/author&gt;&lt;author&gt;Dupre, B.&lt;/author&gt;&lt;author&gt;Allegre, C. J.&lt;/author&gt;&lt;/authors&gt;&lt;/contributors&gt;&lt;titles&gt;&lt;title&gt;Northern latitude chemical weathering rates: Clues from the Mackenzie River Basin, Canada&lt;/title&gt;&lt;secondary-title&gt;Geochimica Et Cosmochimica Acta&lt;/secondary-title&gt;&lt;/titles&gt;&lt;periodical&gt;&lt;full-title&gt;Geochimica Et Cosmochimica Acta&lt;/full-title&gt;&lt;/periodical&gt;&lt;pages&gt;1305-1329&lt;/pages&gt;&lt;volume&gt;67&lt;/volume&gt;&lt;number&gt;7&lt;/number&gt;&lt;dates&gt;&lt;year&gt;2003&lt;/year&gt;&lt;pub-dates&gt;&lt;date&gt;Apr&lt;/date&gt;&lt;/pub-dates&gt;&lt;/dates&gt;&lt;isbn&gt;0016-7037&lt;/isbn&gt;&lt;accession-num&gt;WOS:000181734000004&lt;/accession-num&gt;&lt;urls&gt;&lt;related-urls&gt;&lt;url&gt;&amp;lt;Go to ISI&amp;gt;://WOS:000181734000004&lt;/url&gt;&lt;/related-urls&gt;&lt;/urls&gt;&lt;electronic-resource-num&gt;10.1016/s0016-7037(02)01207-3&lt;/electronic-resource-num&gt;&lt;/record&gt;&lt;/Cite&gt;&lt;/EndNote&gt;</w:instrText>
      </w:r>
      <w:r>
        <w:fldChar w:fldCharType="separate"/>
      </w:r>
      <w:r>
        <w:rPr>
          <w:noProof/>
        </w:rPr>
        <w:t>(2003)</w:t>
      </w:r>
      <w:r>
        <w:fldChar w:fldCharType="end"/>
      </w:r>
      <w:r w:rsidRPr="002035A1">
        <w:t xml:space="preserve"> will be used for comparison of otolith geochemical data to the Mackenzie River. </w:t>
      </w:r>
    </w:p>
    <w:p w14:paraId="31819A5D" w14:textId="77777777" w:rsidR="00DB18FC" w:rsidRPr="002035A1" w:rsidRDefault="00DB18FC" w:rsidP="002035A1"/>
    <w:p w14:paraId="6CDA70F1" w14:textId="5AFE0A69" w:rsidR="002035A1" w:rsidRPr="002035A1" w:rsidRDefault="002035A1" w:rsidP="008E37FD">
      <w:pPr>
        <w:ind w:firstLine="720"/>
      </w:pPr>
      <w:r w:rsidRPr="002035A1">
        <w:lastRenderedPageBreak/>
        <w:t>Otolith samples to serve as outgroups will be provided by Dr. Pete Rand (co-</w:t>
      </w:r>
      <w:r w:rsidR="00EE6996">
        <w:t>I</w:t>
      </w:r>
      <w:r w:rsidR="00DB18FC">
        <w:t xml:space="preserve">, </w:t>
      </w:r>
      <w:r w:rsidR="00226AE1">
        <w:t>PWSSC</w:t>
      </w:r>
      <w:r w:rsidRPr="002035A1">
        <w:t xml:space="preserve">) who is leading studies of hatchery-wild interactions among </w:t>
      </w:r>
      <w:r w:rsidR="00DB18FC">
        <w:t>p</w:t>
      </w:r>
      <w:r w:rsidRPr="002035A1">
        <w:t xml:space="preserve">ink </w:t>
      </w:r>
      <w:r w:rsidR="00DB18FC">
        <w:t>s</w:t>
      </w:r>
      <w:r w:rsidRPr="002035A1">
        <w:t>almon in P</w:t>
      </w:r>
      <w:r w:rsidR="00DB18FC">
        <w:t>WS</w:t>
      </w:r>
      <w:r w:rsidRPr="002035A1">
        <w:t xml:space="preserve"> funded by </w:t>
      </w:r>
      <w:r w:rsidR="004B4816">
        <w:t xml:space="preserve">seafood processors, private non-profit aquaculture corporations, and </w:t>
      </w:r>
      <w:r w:rsidRPr="002035A1">
        <w:t>A</w:t>
      </w:r>
      <w:r>
        <w:t>DF&amp;G</w:t>
      </w:r>
      <w:r w:rsidRPr="002035A1">
        <w:t>, which is providing significant non-federal matching funds for the proposed project</w:t>
      </w:r>
      <w:r w:rsidR="00DB18FC">
        <w:t xml:space="preserve"> (see letters of commitment for non-federal match)</w:t>
      </w:r>
      <w:r w:rsidRPr="002035A1">
        <w:t>. These samples will be obtained from two sites: Hart</w:t>
      </w:r>
      <w:r>
        <w:t>n</w:t>
      </w:r>
      <w:r w:rsidRPr="002035A1">
        <w:t>ey Creek near Cordova, A</w:t>
      </w:r>
      <w:r w:rsidR="00DB18FC">
        <w:t>laska on the eastern side of P</w:t>
      </w:r>
      <w:r w:rsidR="00DC5EBE">
        <w:t>WS</w:t>
      </w:r>
      <w:r w:rsidRPr="002035A1">
        <w:t xml:space="preserve"> and </w:t>
      </w:r>
      <w:r w:rsidRPr="00CF2061">
        <w:t>Jackson Creek</w:t>
      </w:r>
      <w:r w:rsidRPr="002035A1">
        <w:t xml:space="preserve"> that enters PWS near </w:t>
      </w:r>
      <w:r w:rsidRPr="00CF2061">
        <w:t>Jackpot Bay.</w:t>
      </w:r>
      <w:r w:rsidRPr="002035A1">
        <w:t xml:space="preserve"> These streams were chosen because they represent early and late spawning migrations of </w:t>
      </w:r>
      <w:r w:rsidR="00DB18FC">
        <w:t>p</w:t>
      </w:r>
      <w:r w:rsidRPr="002035A1">
        <w:t xml:space="preserve">ink salmon in PWS. We propose to test the hypothesis that stream </w:t>
      </w:r>
      <w:r w:rsidRPr="002035A1">
        <w:rPr>
          <w:vertAlign w:val="superscript"/>
        </w:rPr>
        <w:t>87</w:t>
      </w:r>
      <w:r w:rsidRPr="002035A1">
        <w:t>Sr/</w:t>
      </w:r>
      <w:r w:rsidRPr="002035A1">
        <w:rPr>
          <w:vertAlign w:val="superscript"/>
        </w:rPr>
        <w:t>86</w:t>
      </w:r>
      <w:r w:rsidRPr="002035A1">
        <w:t xml:space="preserve">Sr can be estimated from the otolith core </w:t>
      </w:r>
      <w:r w:rsidRPr="002035A1">
        <w:rPr>
          <w:vertAlign w:val="superscript"/>
        </w:rPr>
        <w:t>87</w:t>
      </w:r>
      <w:r w:rsidRPr="002035A1">
        <w:t>Sr/</w:t>
      </w:r>
      <w:r w:rsidRPr="002035A1">
        <w:rPr>
          <w:vertAlign w:val="superscript"/>
        </w:rPr>
        <w:t>86</w:t>
      </w:r>
      <w:r w:rsidRPr="002035A1">
        <w:t>Sr, using assumptions from Brennan et al.</w:t>
      </w:r>
      <w:r w:rsidR="00CF2061">
        <w:t xml:space="preserve"> </w:t>
      </w:r>
      <w:r w:rsidR="00CF2061">
        <w:fldChar w:fldCharType="begin"/>
      </w:r>
      <w:r w:rsidR="00CF2061">
        <w:instrText xml:space="preserve"> ADDIN EN.CITE &lt;EndNote&gt;&lt;Cite ExcludeAuth="1"&gt;&lt;Author&gt;Brennan&lt;/Author&gt;&lt;Year&gt;2015&lt;/Year&gt;&lt;RecNum&gt;23&lt;/RecNum&gt;&lt;DisplayText&gt;(2015)&lt;/DisplayText&gt;&lt;record&gt;&lt;rec-number&gt;23&lt;/rec-number&gt;&lt;foreign-keys&gt;&lt;key app="EN" db-id="0atpzw9wtas0xree9d95zxv3edsre000xape" timestamp="1588668768"&gt;23&lt;/key&gt;&lt;/foreign-keys&gt;&lt;ref-type name="Journal Article"&gt;17&lt;/ref-type&gt;&lt;contributors&gt;&lt;authors&gt;&lt;author&gt;Brennan, S. R.&lt;/author&gt;&lt;author&gt;Zimmerman, C. E.&lt;/author&gt;&lt;author&gt;Fernandez, D. P.&lt;/author&gt;&lt;author&gt;Cerling, T. E.&lt;/author&gt;&lt;author&gt;McPhee, M. V.&lt;/author&gt;&lt;author&gt;Wooller, M. J.&lt;/author&gt;&lt;/authors&gt;&lt;/contributors&gt;&lt;titles&gt;&lt;title&gt;Strontium isotopes delineate fine-scale natal origins and migration histories of Pacific salmon&lt;/title&gt;&lt;secondary-title&gt;Science Advances&lt;/secondary-title&gt;&lt;/titles&gt;&lt;periodical&gt;&lt;full-title&gt;Science Advances&lt;/full-title&gt;&lt;/periodical&gt;&lt;volume&gt;1&lt;/volume&gt;&lt;number&gt;4&lt;/number&gt;&lt;dates&gt;&lt;year&gt;2015&lt;/year&gt;&lt;pub-dates&gt;&lt;date&gt;May&lt;/date&gt;&lt;/pub-dates&gt;&lt;/dates&gt;&lt;isbn&gt;2375-2548&lt;/isbn&gt;&lt;accession-num&gt;WOS:000216593600009&lt;/accession-num&gt;&lt;urls&gt;&lt;related-urls&gt;&lt;url&gt;&amp;lt;Go to ISI&amp;gt;://WOS:000216593600009&lt;/url&gt;&lt;/related-urls&gt;&lt;/urls&gt;&lt;custom7&gt;e1400124&lt;/custom7&gt;&lt;electronic-resource-num&gt;10.1126/sciadv.1400124&lt;/electronic-resource-num&gt;&lt;/record&gt;&lt;/Cite&gt;&lt;/EndNote&gt;</w:instrText>
      </w:r>
      <w:r w:rsidR="00CF2061">
        <w:fldChar w:fldCharType="separate"/>
      </w:r>
      <w:r w:rsidR="00CF2061">
        <w:rPr>
          <w:noProof/>
        </w:rPr>
        <w:t>(2015)</w:t>
      </w:r>
      <w:r w:rsidR="00CF2061">
        <w:fldChar w:fldCharType="end"/>
      </w:r>
      <w:r w:rsidRPr="002035A1">
        <w:t xml:space="preserve"> and our unpublished data from Kokanee salmon </w:t>
      </w:r>
      <w:r w:rsidR="00CF2061">
        <w:fldChar w:fldCharType="begin"/>
      </w:r>
      <w:r w:rsidR="00CF2061">
        <w:instrText xml:space="preserve"> ADDIN EN.CITE &lt;EndNote&gt;&lt;Cite&gt;&lt;Author&gt;Janak&lt;/Author&gt;&lt;Year&gt;In preperation&lt;/Year&gt;&lt;RecNum&gt;33&lt;/RecNum&gt;&lt;DisplayText&gt;(Janak and Linley in preperation)&lt;/DisplayText&gt;&lt;record&gt;&lt;rec-number&gt;33&lt;/rec-number&gt;&lt;foreign-keys&gt;&lt;key app="EN" db-id="0atpzw9wtas0xree9d95zxv3edsre000xape" timestamp="1588670534"&gt;33&lt;/key&gt;&lt;/foreign-keys&gt;&lt;ref-type name="Journal Article"&gt;17&lt;/ref-type&gt;&lt;contributors&gt;&lt;authors&gt;&lt;author&gt;Janak, J.M.&lt;/author&gt;&lt;author&gt;Linley, T.J.&lt;/author&gt;&lt;/authors&gt;&lt;/contributors&gt;&lt;titles&gt;&lt;title&gt;&lt;style face="normal" font="default" size="100%"&gt;Experimental partitioning of maternal and exogenous diet contributions to otolith 87Sr/86Sr in Kokanee Salmon (&lt;/style&gt;&lt;style face="italic" font="default" size="100%"&gt;Oncorhynchus nerka&lt;/style&gt;&lt;style face="normal" font="default" size="100%"&gt;)&lt;/style&gt;&lt;/title&gt;&lt;/titles&gt;&lt;dates&gt;&lt;year&gt;in preperation&lt;/year&gt;&lt;/dates&gt;&lt;urls&gt;&lt;/urls&gt;&lt;/record&gt;&lt;/Cite&gt;&lt;/EndNote&gt;</w:instrText>
      </w:r>
      <w:r w:rsidR="00CF2061">
        <w:fldChar w:fldCharType="separate"/>
      </w:r>
      <w:r w:rsidR="00CF2061">
        <w:rPr>
          <w:noProof/>
        </w:rPr>
        <w:t>(Janak and Linley in preperation)</w:t>
      </w:r>
      <w:r w:rsidR="00CF2061">
        <w:fldChar w:fldCharType="end"/>
      </w:r>
      <w:r w:rsidRPr="002035A1">
        <w:t xml:space="preserve">. We suggest that otolith core </w:t>
      </w:r>
      <w:r w:rsidRPr="002035A1">
        <w:rPr>
          <w:vertAlign w:val="superscript"/>
        </w:rPr>
        <w:t>87</w:t>
      </w:r>
      <w:r w:rsidRPr="002035A1">
        <w:t>Sr/</w:t>
      </w:r>
      <w:r w:rsidRPr="002035A1">
        <w:rPr>
          <w:vertAlign w:val="superscript"/>
        </w:rPr>
        <w:t>86</w:t>
      </w:r>
      <w:r w:rsidRPr="002035A1">
        <w:t xml:space="preserve">Sr in early run </w:t>
      </w:r>
      <w:r w:rsidR="00DB18FC">
        <w:t>p</w:t>
      </w:r>
      <w:r w:rsidRPr="002035A1">
        <w:t xml:space="preserve">ink salmon will be shifted away from the global marine value (0.70918) because these fish are likely to spend more time maturing in freshwater prior to spawning compared to late run salmon. By contrast, we expect otolith core </w:t>
      </w:r>
      <w:r w:rsidRPr="002035A1">
        <w:rPr>
          <w:vertAlign w:val="superscript"/>
        </w:rPr>
        <w:t>87</w:t>
      </w:r>
      <w:r w:rsidRPr="002035A1">
        <w:t>Sr/</w:t>
      </w:r>
      <w:r w:rsidRPr="002035A1">
        <w:rPr>
          <w:vertAlign w:val="superscript"/>
        </w:rPr>
        <w:t>86</w:t>
      </w:r>
      <w:r w:rsidRPr="002035A1">
        <w:t xml:space="preserve">Sr to be nearly if not identical to the ocean value. The resulting estimates of stream </w:t>
      </w:r>
      <w:r w:rsidRPr="002035A1">
        <w:rPr>
          <w:vertAlign w:val="superscript"/>
        </w:rPr>
        <w:t>87</w:t>
      </w:r>
      <w:r w:rsidRPr="002035A1">
        <w:t>Sr/</w:t>
      </w:r>
      <w:r w:rsidRPr="002035A1">
        <w:rPr>
          <w:vertAlign w:val="superscript"/>
        </w:rPr>
        <w:t>86</w:t>
      </w:r>
      <w:r w:rsidRPr="002035A1">
        <w:t xml:space="preserve">Sr will be compared to measured values from water samples collected from these streams. Otolith elemental concentrations, </w:t>
      </w:r>
      <w:r w:rsidRPr="002035A1">
        <w:rPr>
          <w:vertAlign w:val="superscript"/>
        </w:rPr>
        <w:t>18</w:t>
      </w:r>
      <w:r w:rsidRPr="002035A1">
        <w:t>O/</w:t>
      </w:r>
      <w:r w:rsidRPr="002035A1">
        <w:rPr>
          <w:vertAlign w:val="superscript"/>
        </w:rPr>
        <w:t>16</w:t>
      </w:r>
      <w:r w:rsidRPr="002035A1">
        <w:t xml:space="preserve">O and </w:t>
      </w:r>
      <w:r w:rsidRPr="002035A1">
        <w:rPr>
          <w:vertAlign w:val="superscript"/>
        </w:rPr>
        <w:t>13</w:t>
      </w:r>
      <w:r w:rsidRPr="002035A1">
        <w:t>C/</w:t>
      </w:r>
      <w:r w:rsidRPr="002035A1">
        <w:rPr>
          <w:vertAlign w:val="superscript"/>
        </w:rPr>
        <w:t>12</w:t>
      </w:r>
      <w:r w:rsidRPr="002035A1">
        <w:t xml:space="preserve">C will also be analyzed and compared to water values for these markers. </w:t>
      </w:r>
    </w:p>
    <w:p w14:paraId="449849E2" w14:textId="5EE24F23" w:rsidR="00A367C9" w:rsidRPr="002035A1" w:rsidRDefault="002035A1" w:rsidP="008E37FD">
      <w:pPr>
        <w:ind w:firstLine="720"/>
      </w:pPr>
      <w:r w:rsidRPr="002035A1">
        <w:t xml:space="preserve">Otoliths will be prepared for sample analysis </w:t>
      </w:r>
      <w:r w:rsidR="000D3D81">
        <w:t>at co-I Linley’s lab at the Pacific Northwest National Laboratory (PNNL) in Richland, Washington. Otolith samples will be</w:t>
      </w:r>
      <w:r w:rsidRPr="002035A1">
        <w:t xml:space="preserve"> bond</w:t>
      </w:r>
      <w:r w:rsidR="000D3D81">
        <w:t>ed</w:t>
      </w:r>
      <w:r w:rsidRPr="002035A1">
        <w:t xml:space="preserve"> to glass slides sulcus side up with thermoplastic glue (Crystal Bond), and polished by hand in the sagittal plane with successively finer grit silicon carbide paper (600-1200 grit) until the otolith core is visible by light microscopy </w:t>
      </w:r>
      <w:r w:rsidR="002E12F2">
        <w:fldChar w:fldCharType="begin"/>
      </w:r>
      <w:r w:rsidR="002E12F2">
        <w:instrText xml:space="preserve"> ADDIN EN.CITE &lt;EndNote&gt;&lt;Cite&gt;&lt;Author&gt;Secor&lt;/Author&gt;&lt;Year&gt;1991&lt;/Year&gt;&lt;RecNum&gt;55&lt;/RecNum&gt;&lt;DisplayText&gt;(Secor et al. 1991)&lt;/DisplayText&gt;&lt;record&gt;&lt;rec-number&gt;55&lt;/rec-number&gt;&lt;foreign-keys&gt;&lt;key app="EN" db-id="0atpzw9wtas0xree9d95zxv3edsre000xape" timestamp="1588878395"&gt;55&lt;/key&gt;&lt;/foreign-keys&gt;&lt;ref-type name="Report"&gt;27&lt;/ref-type&gt;&lt;contributors&gt;&lt;authors&gt;&lt;author&gt;Secor, D.H.&lt;/author&gt;&lt;author&gt;Dean, J.M.&lt;/author&gt;&lt;author&gt;Laban, E.H.&lt;/author&gt;&lt;/authors&gt;&lt;/contributors&gt;&lt;titles&gt;&lt;title&gt;Manual for otolith removal and preparation for microstructure examination. Baruch Institute Technical Report 91-1&lt;/title&gt;&lt;/titles&gt;&lt;pages&gt;85&lt;/pages&gt;&lt;dates&gt;&lt;year&gt;1991&lt;/year&gt;&lt;/dates&gt;&lt;pub-location&gt;Columbia, South Carolina&lt;/pub-location&gt;&lt;publisher&gt;University of South Carolina&lt;/publisher&gt;&lt;urls&gt;&lt;/urls&gt;&lt;/record&gt;&lt;/Cite&gt;&lt;/EndNote&gt;</w:instrText>
      </w:r>
      <w:r w:rsidR="002E12F2">
        <w:fldChar w:fldCharType="separate"/>
      </w:r>
      <w:r w:rsidR="002E12F2">
        <w:rPr>
          <w:noProof/>
        </w:rPr>
        <w:t>(Secor et al. 1991)</w:t>
      </w:r>
      <w:r w:rsidR="002E12F2">
        <w:fldChar w:fldCharType="end"/>
      </w:r>
      <w:r w:rsidRPr="002035A1">
        <w:t xml:space="preserve">. Prior to analysis, all otoliths were triple rinsed with milli-Q water and allowed to dry under a laminar flow hood. Otolith </w:t>
      </w:r>
      <w:r w:rsidRPr="002035A1">
        <w:rPr>
          <w:vertAlign w:val="superscript"/>
        </w:rPr>
        <w:t>87</w:t>
      </w:r>
      <w:r w:rsidRPr="002035A1">
        <w:t>Sr/</w:t>
      </w:r>
      <w:r w:rsidRPr="002035A1">
        <w:rPr>
          <w:vertAlign w:val="superscript"/>
        </w:rPr>
        <w:t>86</w:t>
      </w:r>
      <w:r w:rsidRPr="002035A1">
        <w:t>Sr analysis will be conducted using</w:t>
      </w:r>
      <w:r w:rsidR="00F73D8E">
        <w:t xml:space="preserve"> a</w:t>
      </w:r>
      <w:r w:rsidRPr="002035A1">
        <w:t xml:space="preserve"> laser ablation multi-collector, inductively coupled plasma mass spectrometry (LA-MC-ICP-MS, Nu Instruments - </w:t>
      </w:r>
      <w:proofErr w:type="spellStart"/>
      <w:r w:rsidRPr="002035A1">
        <w:t>NuPlasma</w:t>
      </w:r>
      <w:proofErr w:type="spellEnd"/>
      <w:r w:rsidRPr="002035A1">
        <w:t xml:space="preserve"> III) at the PNNL. Elemental analyses for otoliths will be conducted using either a Thermo Fisher X-Series ICP-MS or Thermo Fisher High Resolution Element ICP-MS. Both instruments will be coupled to an Electro Scientific Inc. 213 nm laser. </w:t>
      </w:r>
      <w:r w:rsidR="00A367C9" w:rsidRPr="00A367C9">
        <w:t>Otolith</w:t>
      </w:r>
      <w:r w:rsidR="00A367C9">
        <w:t>s</w:t>
      </w:r>
      <w:r w:rsidR="00A367C9" w:rsidRPr="00A367C9">
        <w:t xml:space="preserve"> will be ablated (1) in the core, (2) along a path perpendicular to the growth axis from the core to past the point entry (characterized by a rise in the Sr concentration and where</w:t>
      </w:r>
      <w:r w:rsidR="00A367C9">
        <w:t xml:space="preserve"> </w:t>
      </w:r>
      <w:r w:rsidR="00A367C9" w:rsidRPr="00A367C9">
        <w:rPr>
          <w:vertAlign w:val="superscript"/>
        </w:rPr>
        <w:t>87</w:t>
      </w:r>
      <w:r w:rsidR="00A367C9" w:rsidRPr="00A367C9">
        <w:t>Sr/</w:t>
      </w:r>
      <w:r w:rsidR="00A367C9" w:rsidRPr="00A367C9">
        <w:rPr>
          <w:vertAlign w:val="superscript"/>
        </w:rPr>
        <w:t>86</w:t>
      </w:r>
      <w:r w:rsidR="00A367C9" w:rsidRPr="00A367C9">
        <w:t>Sr reaches the global ocean value of ~ 0.70917 and (3) along a parallel path immediately inside the point of ocean entry. Otolith samples analyzed for</w:t>
      </w:r>
      <w:r w:rsidR="00A367C9" w:rsidRPr="00A367C9">
        <w:rPr>
          <w:vertAlign w:val="superscript"/>
        </w:rPr>
        <w:t>18</w:t>
      </w:r>
      <w:r w:rsidR="00A367C9" w:rsidRPr="00A367C9">
        <w:t>O/</w:t>
      </w:r>
      <w:r w:rsidR="00A367C9" w:rsidRPr="00A367C9">
        <w:rPr>
          <w:vertAlign w:val="superscript"/>
        </w:rPr>
        <w:t>16</w:t>
      </w:r>
      <w:r w:rsidR="00A367C9" w:rsidRPr="00A367C9">
        <w:t>O and</w:t>
      </w:r>
      <w:r w:rsidR="00A367C9">
        <w:t xml:space="preserve"> </w:t>
      </w:r>
      <w:r w:rsidR="00A367C9" w:rsidRPr="00A367C9">
        <w:rPr>
          <w:vertAlign w:val="superscript"/>
        </w:rPr>
        <w:t>13</w:t>
      </w:r>
      <w:r w:rsidR="00A367C9" w:rsidRPr="00A367C9">
        <w:t>C/</w:t>
      </w:r>
      <w:r w:rsidR="00A367C9" w:rsidRPr="00A367C9">
        <w:rPr>
          <w:vertAlign w:val="superscript"/>
        </w:rPr>
        <w:t>12</w:t>
      </w:r>
      <w:r w:rsidR="00A367C9" w:rsidRPr="00A367C9">
        <w:t xml:space="preserve">C will be micro-milled using a computer-controlled drilling device (Electro Scientific Inc.) in the core (freshwater signal) and immediately outside the point of ocean entry determined by laser ablation analysis to capture the early marine isotope ratios. The samples </w:t>
      </w:r>
      <w:r w:rsidR="00601B1C">
        <w:t xml:space="preserve">will </w:t>
      </w:r>
      <w:r w:rsidR="00A367C9" w:rsidRPr="00A367C9">
        <w:t>be analyzed with a Thermo Fisher Gas Bench II device coupled to a Thermo Fisher Delta V Plus isotope ratio mass spectrometer.</w:t>
      </w:r>
    </w:p>
    <w:p w14:paraId="4168BCEC" w14:textId="012632D3" w:rsidR="002035A1" w:rsidRPr="002035A1" w:rsidRDefault="002035A1" w:rsidP="008E37FD">
      <w:pPr>
        <w:ind w:firstLine="720"/>
        <w:rPr>
          <w:lang w:val="en"/>
        </w:rPr>
      </w:pPr>
      <w:r w:rsidRPr="002035A1">
        <w:t>Water samples will be collected in either pre-washed polyethylene (δ</w:t>
      </w:r>
      <w:r w:rsidRPr="002035A1">
        <w:rPr>
          <w:vertAlign w:val="superscript"/>
        </w:rPr>
        <w:t>18</w:t>
      </w:r>
      <w:r w:rsidRPr="002035A1">
        <w:t>O and δ</w:t>
      </w:r>
      <w:r w:rsidRPr="002035A1">
        <w:rPr>
          <w:vertAlign w:val="superscript"/>
        </w:rPr>
        <w:t>13</w:t>
      </w:r>
      <w:r w:rsidRPr="002035A1">
        <w:t>C) or</w:t>
      </w:r>
      <w:r w:rsidR="00532C52">
        <w:rPr>
          <w:lang w:val="en"/>
        </w:rPr>
        <w:t xml:space="preserve"> </w:t>
      </w:r>
      <w:r w:rsidRPr="002035A1">
        <w:rPr>
          <w:lang w:val="en"/>
        </w:rPr>
        <w:t>polytetrafluoroethylene (PTFE)</w:t>
      </w:r>
      <w:r w:rsidRPr="002035A1">
        <w:t xml:space="preserve"> jars (</w:t>
      </w:r>
      <w:r w:rsidRPr="002035A1">
        <w:rPr>
          <w:vertAlign w:val="superscript"/>
        </w:rPr>
        <w:t>87</w:t>
      </w:r>
      <w:r w:rsidRPr="002035A1">
        <w:t>Sr/</w:t>
      </w:r>
      <w:r w:rsidRPr="002035A1">
        <w:rPr>
          <w:vertAlign w:val="superscript"/>
        </w:rPr>
        <w:t>86</w:t>
      </w:r>
      <w:r w:rsidRPr="002035A1">
        <w:t>Sr and elemental analysis). Samples in PTFE jars will be acidified with 0.02M nitric acid to preserve the sample, filtered through PTFE (1-2 µm) membranes, dried down completely over low heat, and treated with alternating treatments of ultra-high purity 15M nitric acid and 30% hydrogen peroxide to dissolve organic matter. Water samples for δ</w:t>
      </w:r>
      <w:r w:rsidRPr="002035A1">
        <w:rPr>
          <w:vertAlign w:val="superscript"/>
        </w:rPr>
        <w:t>18</w:t>
      </w:r>
      <w:r w:rsidRPr="002035A1">
        <w:t>O and δ</w:t>
      </w:r>
      <w:r w:rsidRPr="002035A1">
        <w:rPr>
          <w:vertAlign w:val="superscript"/>
        </w:rPr>
        <w:t>13</w:t>
      </w:r>
      <w:r w:rsidRPr="002035A1">
        <w:t xml:space="preserve">C </w:t>
      </w:r>
      <w:r w:rsidR="001A094F">
        <w:t xml:space="preserve">analysis </w:t>
      </w:r>
      <w:r w:rsidRPr="002035A1">
        <w:t xml:space="preserve">will be fixed with </w:t>
      </w:r>
      <w:proofErr w:type="spellStart"/>
      <w:r w:rsidRPr="002035A1">
        <w:t>HgCl</w:t>
      </w:r>
      <w:proofErr w:type="spellEnd"/>
      <w:r w:rsidRPr="002035A1">
        <w:t xml:space="preserve"> to stop microbial action. Sample preparation and column chemistry will be performed in a class 1000 clean lab, under a class 100 laminar flow hood. Water samples will be analyzed using a combination of the same instruments described above for otolith analyses. </w:t>
      </w:r>
    </w:p>
    <w:p w14:paraId="6A2484D8" w14:textId="250DEF9F" w:rsidR="002035A1" w:rsidRDefault="002035A1" w:rsidP="002035A1"/>
    <w:p w14:paraId="22AE7344" w14:textId="0BFD1D22" w:rsidR="009B0551" w:rsidRPr="002035A1" w:rsidRDefault="009B0551" w:rsidP="002035A1">
      <w:pPr>
        <w:rPr>
          <w:rFonts w:ascii="Arial" w:hAnsi="Arial" w:cs="Arial"/>
          <w:b/>
          <w:bCs/>
          <w:sz w:val="22"/>
          <w:szCs w:val="22"/>
        </w:rPr>
      </w:pPr>
      <w:r>
        <w:rPr>
          <w:rFonts w:ascii="Arial" w:hAnsi="Arial" w:cs="Arial"/>
          <w:b/>
          <w:bCs/>
          <w:sz w:val="22"/>
          <w:szCs w:val="22"/>
        </w:rPr>
        <w:t>Statistical analysis</w:t>
      </w:r>
    </w:p>
    <w:p w14:paraId="6E6C22AC" w14:textId="110D4780" w:rsidR="000E08F9" w:rsidRPr="002035A1" w:rsidRDefault="000E08F9" w:rsidP="000E08F9">
      <w:r w:rsidRPr="00601B1C">
        <w:lastRenderedPageBreak/>
        <w:t xml:space="preserve">Geochemical data from North Slope otolith samples will be combined into various statistical functions such as cluster analysis and principle components to identify potential groupings and relationships to regional water chemistry. These methods are exploratory and do not rely on </w:t>
      </w:r>
      <w:r w:rsidRPr="00601B1C">
        <w:rPr>
          <w:i/>
          <w:iCs/>
        </w:rPr>
        <w:t>a priori</w:t>
      </w:r>
      <w:r w:rsidRPr="00601B1C">
        <w:t xml:space="preserve"> knowledge to categorize or assign individuals to specific groups or clusters. The objective is to determine which combinations for geochemical markers in otoliths produce relevant associations to water chemistry that can be linked to large scale geologic features in the regional landscape and coastal waters.</w:t>
      </w:r>
      <w:r>
        <w:t xml:space="preserve"> </w:t>
      </w:r>
    </w:p>
    <w:p w14:paraId="2ABC502C" w14:textId="784912F6" w:rsidR="00766FF4" w:rsidRDefault="00766FF4"/>
    <w:p w14:paraId="1FC5638E" w14:textId="565AAE53" w:rsidR="0026633E" w:rsidRPr="00A04615" w:rsidRDefault="00766FF4" w:rsidP="001A094F">
      <w:pPr>
        <w:rPr>
          <w:i/>
          <w:iCs/>
        </w:rPr>
      </w:pPr>
      <w:r w:rsidRPr="00F165A4">
        <w:rPr>
          <w:i/>
          <w:iCs/>
        </w:rPr>
        <w:t xml:space="preserve">e) Data Management, Data Security and Data Archiving Plan: </w:t>
      </w:r>
    </w:p>
    <w:p w14:paraId="5B2EB80C" w14:textId="782544B4" w:rsidR="001A094F" w:rsidRPr="001A094F" w:rsidRDefault="00CA054C" w:rsidP="001A094F">
      <w:r w:rsidRPr="00CA054C">
        <w:t xml:space="preserve">This project </w:t>
      </w:r>
      <w:r w:rsidR="00334B1D">
        <w:t xml:space="preserve">will </w:t>
      </w:r>
      <w:r>
        <w:t>produce</w:t>
      </w:r>
      <w:r w:rsidRPr="00CA054C">
        <w:t xml:space="preserve"> data on </w:t>
      </w:r>
      <w:r>
        <w:t xml:space="preserve">geochemical signatures of pink salmon otoliths from select rivers of the North Slope, northwestern Alaska, and </w:t>
      </w:r>
      <w:r w:rsidR="00BE4D6E">
        <w:t xml:space="preserve">PWS </w:t>
      </w:r>
      <w:r w:rsidR="00334B1D">
        <w:t xml:space="preserve">regions </w:t>
      </w:r>
      <w:r>
        <w:t xml:space="preserve">for </w:t>
      </w:r>
      <w:r w:rsidR="002079D8">
        <w:t xml:space="preserve">isotope ratios of </w:t>
      </w:r>
      <w:r w:rsidR="002079D8" w:rsidRPr="00FA3451">
        <w:rPr>
          <w:vertAlign w:val="superscript"/>
        </w:rPr>
        <w:t>87</w:t>
      </w:r>
      <w:r w:rsidR="002079D8" w:rsidRPr="00FA3451">
        <w:t>Sr/</w:t>
      </w:r>
      <w:r w:rsidR="002079D8" w:rsidRPr="00FA3451">
        <w:rPr>
          <w:vertAlign w:val="superscript"/>
        </w:rPr>
        <w:t>86</w:t>
      </w:r>
      <w:r w:rsidR="002079D8" w:rsidRPr="00FA3451">
        <w:t>Sr</w:t>
      </w:r>
      <w:r w:rsidR="002079D8">
        <w:t xml:space="preserve">, </w:t>
      </w:r>
      <w:r w:rsidR="002079D8" w:rsidRPr="00FA3451">
        <w:rPr>
          <w:vertAlign w:val="superscript"/>
        </w:rPr>
        <w:t>18</w:t>
      </w:r>
      <w:r w:rsidR="002079D8" w:rsidRPr="00FA3451">
        <w:t>O/</w:t>
      </w:r>
      <w:r w:rsidR="002079D8" w:rsidRPr="00FA3451">
        <w:rPr>
          <w:vertAlign w:val="superscript"/>
        </w:rPr>
        <w:t>16</w:t>
      </w:r>
      <w:r w:rsidR="002079D8" w:rsidRPr="00FA3451">
        <w:t>O</w:t>
      </w:r>
      <w:r w:rsidR="002079D8">
        <w:t xml:space="preserve"> and </w:t>
      </w:r>
      <w:r w:rsidR="002079D8" w:rsidRPr="00C633C6">
        <w:rPr>
          <w:vertAlign w:val="superscript"/>
        </w:rPr>
        <w:t>13</w:t>
      </w:r>
      <w:r w:rsidR="002079D8">
        <w:t>C/</w:t>
      </w:r>
      <w:r w:rsidR="002079D8" w:rsidRPr="00C633C6">
        <w:rPr>
          <w:vertAlign w:val="superscript"/>
        </w:rPr>
        <w:t>12</w:t>
      </w:r>
      <w:r w:rsidR="002079D8">
        <w:t xml:space="preserve">C, and element concentration, as well as </w:t>
      </w:r>
      <w:r w:rsidR="001A094F">
        <w:t xml:space="preserve">water samples for </w:t>
      </w:r>
      <w:r w:rsidR="000E08F9">
        <w:t>these same geochemical markers</w:t>
      </w:r>
      <w:r w:rsidR="001A094F">
        <w:t xml:space="preserve">. Sample </w:t>
      </w:r>
      <w:r w:rsidR="00334B1D">
        <w:t xml:space="preserve">collection </w:t>
      </w:r>
      <w:r w:rsidR="001A094F">
        <w:t>attributes such as location</w:t>
      </w:r>
      <w:r w:rsidR="00334B1D">
        <w:t xml:space="preserve"> and</w:t>
      </w:r>
      <w:r w:rsidR="001A094F">
        <w:t xml:space="preserve"> date for otolith and water samples, as well as sex of sampled fish will be reported </w:t>
      </w:r>
      <w:r w:rsidR="00334B1D">
        <w:t>along with the</w:t>
      </w:r>
      <w:r w:rsidR="001A094F">
        <w:t xml:space="preserve"> geochemical data. </w:t>
      </w:r>
      <w:r w:rsidRPr="00CA054C">
        <w:t xml:space="preserve">This project’s investigators </w:t>
      </w:r>
      <w:r w:rsidR="001A094F">
        <w:t xml:space="preserve">(Gorman and Rand) </w:t>
      </w:r>
      <w:r w:rsidRPr="00CA054C">
        <w:t xml:space="preserve">have extensive experience working with data warehouses to make scientific data publicly available through their participation in research efforts supported </w:t>
      </w:r>
      <w:r w:rsidR="005342E5">
        <w:t>by</w:t>
      </w:r>
      <w:r w:rsidRPr="00CA054C">
        <w:t xml:space="preserve"> the </w:t>
      </w:r>
      <w:r w:rsidRPr="00CA054C">
        <w:rPr>
          <w:i/>
          <w:iCs/>
        </w:rPr>
        <w:t xml:space="preserve">Exxon Valdez </w:t>
      </w:r>
      <w:r w:rsidRPr="003C3312">
        <w:t>Oil Spill Trustee Council</w:t>
      </w:r>
      <w:r w:rsidR="00334B1D">
        <w:rPr>
          <w:i/>
          <w:iCs/>
        </w:rPr>
        <w:t xml:space="preserve">, </w:t>
      </w:r>
      <w:r w:rsidR="00334B1D" w:rsidRPr="00334B1D">
        <w:t>North Pacific Research Board</w:t>
      </w:r>
      <w:r w:rsidR="00334B1D">
        <w:t xml:space="preserve"> (NPRB)</w:t>
      </w:r>
      <w:r w:rsidR="00334B1D" w:rsidRPr="00334B1D">
        <w:t>, NCEAS, and the National Science Foundation</w:t>
      </w:r>
      <w:r w:rsidR="00334B1D">
        <w:t xml:space="preserve"> (NSF)</w:t>
      </w:r>
      <w:r w:rsidRPr="00CA054C">
        <w:t>. We propose to use the Alaska Ocean Observing Network’s (AOOS)</w:t>
      </w:r>
      <w:r w:rsidR="001A094F">
        <w:t xml:space="preserve"> Arctic</w:t>
      </w:r>
      <w:r w:rsidRPr="00CA054C">
        <w:t xml:space="preserve"> data portal for final online storage of the data collected as part of this project. The AOOS data portal is managed according to best practices identified by NOAA</w:t>
      </w:r>
      <w:r w:rsidR="001A094F">
        <w:t xml:space="preserve">. </w:t>
      </w:r>
      <w:r w:rsidR="00F80F84" w:rsidRPr="00CA054C">
        <w:t xml:space="preserve">These practices apply to data standards, metadata, transport and access, archival, information technology security, quality control and quality assurance. We </w:t>
      </w:r>
      <w:r w:rsidR="005342E5">
        <w:t xml:space="preserve">store data produced during the project on the AOOS </w:t>
      </w:r>
      <w:proofErr w:type="gramStart"/>
      <w:r w:rsidR="005342E5">
        <w:t>portal, and</w:t>
      </w:r>
      <w:proofErr w:type="gramEnd"/>
      <w:r w:rsidR="005342E5">
        <w:t xml:space="preserve"> </w:t>
      </w:r>
      <w:r w:rsidR="00F80F84" w:rsidRPr="00CA054C">
        <w:t xml:space="preserve">will archive data within one year of the project’s completion. Data products will include metadata and be available in </w:t>
      </w:r>
      <w:proofErr w:type="gramStart"/>
      <w:r w:rsidR="00F80F84" w:rsidRPr="00CA054C">
        <w:t>widely-used</w:t>
      </w:r>
      <w:proofErr w:type="gramEnd"/>
      <w:r w:rsidR="00F80F84" w:rsidRPr="00CA054C">
        <w:t xml:space="preserve">, open-standard formats such as .txt or .csv files. </w:t>
      </w:r>
      <w:r w:rsidR="001A094F">
        <w:t xml:space="preserve">Under AOOS management, final </w:t>
      </w:r>
      <w:r w:rsidR="001A094F" w:rsidRPr="001A094F">
        <w:t xml:space="preserve">data </w:t>
      </w:r>
      <w:r w:rsidR="001A094F">
        <w:t>will be</w:t>
      </w:r>
      <w:r w:rsidR="001A094F" w:rsidRPr="001A094F">
        <w:t xml:space="preserve"> minted with a persistent </w:t>
      </w:r>
      <w:r w:rsidR="00CC325B">
        <w:t xml:space="preserve">digital object identifier, i.e., </w:t>
      </w:r>
      <w:proofErr w:type="spellStart"/>
      <w:r w:rsidR="00CC325B">
        <w:t>doi</w:t>
      </w:r>
      <w:proofErr w:type="spellEnd"/>
      <w:r w:rsidR="00CC325B">
        <w:t>,</w:t>
      </w:r>
      <w:r w:rsidR="001A094F" w:rsidRPr="001A094F">
        <w:t xml:space="preserve"> for citation and </w:t>
      </w:r>
      <w:r w:rsidR="00CC325B">
        <w:t xml:space="preserve">made </w:t>
      </w:r>
      <w:r w:rsidR="001A094F" w:rsidRPr="001A094F">
        <w:t>discoverable to broad audiences outside of Alaska</w:t>
      </w:r>
      <w:r w:rsidR="001A094F">
        <w:t xml:space="preserve"> through</w:t>
      </w:r>
      <w:r w:rsidR="001A094F" w:rsidRPr="001A094F">
        <w:t xml:space="preserve"> automated archive pathways to both the N</w:t>
      </w:r>
      <w:r w:rsidR="00CC325B">
        <w:t>SF</w:t>
      </w:r>
      <w:r w:rsidR="001A094F">
        <w:t xml:space="preserve">’s </w:t>
      </w:r>
      <w:proofErr w:type="spellStart"/>
      <w:r w:rsidR="001A094F">
        <w:t>DataONE</w:t>
      </w:r>
      <w:proofErr w:type="spellEnd"/>
      <w:r w:rsidR="001A094F">
        <w:t xml:space="preserve"> and NOAA’s NCEI data archive. </w:t>
      </w:r>
    </w:p>
    <w:p w14:paraId="26696BB1" w14:textId="67C25459" w:rsidR="00766FF4" w:rsidRDefault="00766FF4"/>
    <w:p w14:paraId="252AC136" w14:textId="6FDE9AAA" w:rsidR="00766FF4" w:rsidRPr="00A04615" w:rsidRDefault="00766FF4">
      <w:pPr>
        <w:rPr>
          <w:i/>
          <w:iCs/>
        </w:rPr>
      </w:pPr>
      <w:r w:rsidRPr="00F165A4">
        <w:rPr>
          <w:i/>
          <w:iCs/>
        </w:rPr>
        <w:t>f) Plans for Logistics, Safety Management, and necessary Permits/Interagency Coordination/Local Coordination:</w:t>
      </w:r>
    </w:p>
    <w:p w14:paraId="7D549924" w14:textId="64DE498E" w:rsidR="00253872" w:rsidRDefault="00253872">
      <w:r>
        <w:t xml:space="preserve">This project proposes key collaborations with colleagues at </w:t>
      </w:r>
      <w:r w:rsidR="003A7788">
        <w:t xml:space="preserve">regional </w:t>
      </w:r>
      <w:r w:rsidR="00BC1B23">
        <w:t xml:space="preserve">Alaska natural resource </w:t>
      </w:r>
      <w:r w:rsidR="003A4C98">
        <w:t xml:space="preserve">institutions and </w:t>
      </w:r>
      <w:r w:rsidR="00BC1B23">
        <w:t xml:space="preserve">agencies including the Department of Wildlife Management, </w:t>
      </w:r>
      <w:r w:rsidR="00C77840">
        <w:t>NSB</w:t>
      </w:r>
      <w:r w:rsidR="00BC1B23">
        <w:t xml:space="preserve"> (T. Sformo, project co-I)</w:t>
      </w:r>
      <w:r w:rsidR="005D5AF9">
        <w:t>,</w:t>
      </w:r>
      <w:r w:rsidR="00BC1B23">
        <w:t xml:space="preserve"> ADF&amp;G (J. </w:t>
      </w:r>
      <w:proofErr w:type="spellStart"/>
      <w:r w:rsidR="003C0190" w:rsidRPr="003C0190">
        <w:t>Savereide</w:t>
      </w:r>
      <w:proofErr w:type="spellEnd"/>
      <w:r w:rsidR="00BC1B23">
        <w:t>, ADF&amp;G Sport Fisheries, Fairbanks and J. Menard, ADF&amp;G Commercial Fisheries, Nome)</w:t>
      </w:r>
      <w:r w:rsidR="005D5AF9">
        <w:t>, and P</w:t>
      </w:r>
      <w:r w:rsidR="00EA50C2">
        <w:t>WSSC</w:t>
      </w:r>
      <w:r w:rsidR="005D5AF9">
        <w:t xml:space="preserve"> (P. Rand, project co-I). </w:t>
      </w:r>
      <w:r w:rsidR="00257735">
        <w:t>These individuals will be collecti</w:t>
      </w:r>
      <w:r w:rsidR="00DE476E">
        <w:t>ng</w:t>
      </w:r>
      <w:r w:rsidR="00257735">
        <w:t xml:space="preserve"> pink salmon otolith </w:t>
      </w:r>
      <w:r w:rsidR="003C0190">
        <w:t xml:space="preserve">(T. </w:t>
      </w:r>
      <w:proofErr w:type="spellStart"/>
      <w:r w:rsidR="003C0190">
        <w:t>Sformo</w:t>
      </w:r>
      <w:proofErr w:type="spellEnd"/>
      <w:r w:rsidR="003C0190">
        <w:t xml:space="preserve"> and P. Rand) </w:t>
      </w:r>
      <w:r w:rsidR="00257735">
        <w:t xml:space="preserve">and/or </w:t>
      </w:r>
      <w:r w:rsidR="00DE476E">
        <w:t xml:space="preserve">water </w:t>
      </w:r>
      <w:r w:rsidR="003C0190">
        <w:t xml:space="preserve">(T. Sformo, J. </w:t>
      </w:r>
      <w:proofErr w:type="spellStart"/>
      <w:r w:rsidR="003C0190" w:rsidRPr="003C0190">
        <w:t>Savereide</w:t>
      </w:r>
      <w:proofErr w:type="spellEnd"/>
      <w:r w:rsidR="003C0190">
        <w:t>, J. Menard, and P. Rand) samples</w:t>
      </w:r>
      <w:r w:rsidR="00466274">
        <w:t xml:space="preserve">. </w:t>
      </w:r>
      <w:r w:rsidR="00BB61E8">
        <w:t>Scientific collecti</w:t>
      </w:r>
      <w:r w:rsidR="000F2159">
        <w:t>ng</w:t>
      </w:r>
      <w:r w:rsidR="00BB61E8">
        <w:t xml:space="preserve"> p</w:t>
      </w:r>
      <w:r w:rsidR="00257735">
        <w:t>ermitting and Institution</w:t>
      </w:r>
      <w:r w:rsidR="00466274">
        <w:t>al</w:t>
      </w:r>
      <w:r w:rsidR="00257735">
        <w:t xml:space="preserve"> Animal Care and Use </w:t>
      </w:r>
      <w:r w:rsidR="00466274">
        <w:t>Committee approval for the collection of salmon otolith</w:t>
      </w:r>
      <w:r w:rsidR="00BB61E8">
        <w:t xml:space="preserve"> samples</w:t>
      </w:r>
      <w:r w:rsidR="00466274">
        <w:t xml:space="preserve"> will be </w:t>
      </w:r>
      <w:r w:rsidR="004B4676">
        <w:t>managed by each collaborating partner (N</w:t>
      </w:r>
      <w:r w:rsidR="00C77840">
        <w:t>SB</w:t>
      </w:r>
      <w:r w:rsidR="004B4676">
        <w:t xml:space="preserve"> and PWSSC</w:t>
      </w:r>
      <w:r w:rsidR="00EA50C2">
        <w:t xml:space="preserve">). ADF&amp;G collection permits are in process for the 2020 field season. </w:t>
      </w:r>
      <w:r w:rsidR="00BA1614">
        <w:t>Permits are not require</w:t>
      </w:r>
      <w:r w:rsidR="00E13F66">
        <w:t>d</w:t>
      </w:r>
      <w:r w:rsidR="00BA1614">
        <w:t xml:space="preserve"> for the collection of water samples. </w:t>
      </w:r>
      <w:r w:rsidR="00E13F66">
        <w:t xml:space="preserve">Collaborators working in the field to collect samples will follow their </w:t>
      </w:r>
      <w:r w:rsidR="00074977">
        <w:t xml:space="preserve">respective </w:t>
      </w:r>
      <w:r w:rsidR="00E13F66">
        <w:t xml:space="preserve">institution’s safety guidelines for conducting </w:t>
      </w:r>
      <w:r w:rsidR="00DE476E">
        <w:t xml:space="preserve">responsible </w:t>
      </w:r>
      <w:r w:rsidR="00E13F66">
        <w:t xml:space="preserve">fieldwork. </w:t>
      </w:r>
    </w:p>
    <w:p w14:paraId="65BDCC37" w14:textId="77777777" w:rsidR="005D76D2" w:rsidRDefault="005D76D2"/>
    <w:p w14:paraId="64FDD8A0" w14:textId="77777777" w:rsidR="00766FF4" w:rsidRPr="00F165A4" w:rsidRDefault="00766FF4" w:rsidP="00766FF4">
      <w:pPr>
        <w:rPr>
          <w:i/>
          <w:iCs/>
        </w:rPr>
      </w:pPr>
      <w:r w:rsidRPr="00F165A4">
        <w:rPr>
          <w:i/>
          <w:iCs/>
        </w:rPr>
        <w:t>g) Project Management/Staffing Plan:</w:t>
      </w:r>
    </w:p>
    <w:p w14:paraId="4421E33D" w14:textId="5BEEC076" w:rsidR="00722571" w:rsidRDefault="00722571">
      <w:r>
        <w:t xml:space="preserve">Kristen Gorman, </w:t>
      </w:r>
      <w:r w:rsidR="00A17B10">
        <w:t xml:space="preserve">PI, </w:t>
      </w:r>
      <w:r>
        <w:t>UAF</w:t>
      </w:r>
      <w:r w:rsidR="00A17B10">
        <w:t xml:space="preserve">. PI Gorman </w:t>
      </w:r>
      <w:r w:rsidR="00D47331">
        <w:t xml:space="preserve">is a </w:t>
      </w:r>
      <w:r w:rsidR="0033530C">
        <w:t>r</w:t>
      </w:r>
      <w:r w:rsidR="00D47331">
        <w:t xml:space="preserve">esearch </w:t>
      </w:r>
      <w:r w:rsidR="0033530C">
        <w:t>a</w:t>
      </w:r>
      <w:r w:rsidR="00D47331">
        <w:t xml:space="preserve">ssistant </w:t>
      </w:r>
      <w:r w:rsidR="0033530C">
        <w:t>p</w:t>
      </w:r>
      <w:r w:rsidR="00D47331">
        <w:t xml:space="preserve">rofessor in the Department of Marine Biology at UAF and </w:t>
      </w:r>
      <w:r w:rsidR="00A17B10">
        <w:t xml:space="preserve">will </w:t>
      </w:r>
      <w:r w:rsidR="008542FC">
        <w:t xml:space="preserve">be the primary university-affiliated lead for the </w:t>
      </w:r>
      <w:r w:rsidR="00DC0264">
        <w:t xml:space="preserve">proposed </w:t>
      </w:r>
      <w:r w:rsidR="008542FC">
        <w:lastRenderedPageBreak/>
        <w:t>project. She will work with collaborators at Alaska natural resource institutions and agencies to ensure that sample</w:t>
      </w:r>
      <w:r w:rsidR="00DC0264">
        <w:t xml:space="preserve"> collection is coordinated and completed on time. She will be the primary investigator for producing BOEM reports and coordinating local presentations and outreach efforts described below. Gorman will significantly contribute to the scientific manuscript product planned for the pro</w:t>
      </w:r>
      <w:r w:rsidR="004A72D5">
        <w:t>ject</w:t>
      </w:r>
      <w:r w:rsidR="007D370E">
        <w:t xml:space="preserve"> including analysis and writing</w:t>
      </w:r>
      <w:r w:rsidR="00DC0264">
        <w:t xml:space="preserve">. </w:t>
      </w:r>
      <w:r w:rsidR="00503C6C">
        <w:t xml:space="preserve">Gorman has ongoing collaborations with co-I’s Rand (NPRB and Alaska INBRE) and Linley (NSF). </w:t>
      </w:r>
    </w:p>
    <w:p w14:paraId="149549AA" w14:textId="1D700D2F" w:rsidR="00DC0264" w:rsidRDefault="00DC0264"/>
    <w:p w14:paraId="77BD90F9" w14:textId="466B890D" w:rsidR="00C500B6" w:rsidRDefault="00EA22E3">
      <w:r>
        <w:t xml:space="preserve">Todd Sformo, co-I, NSB. Co-I </w:t>
      </w:r>
      <w:proofErr w:type="spellStart"/>
      <w:r>
        <w:t>Sformo</w:t>
      </w:r>
      <w:proofErr w:type="spellEnd"/>
      <w:r>
        <w:t xml:space="preserve"> </w:t>
      </w:r>
      <w:r w:rsidR="002717E6">
        <w:t xml:space="preserve">is a wildlife biologist at NSB and </w:t>
      </w:r>
      <w:r>
        <w:t xml:space="preserve">will be the primary project affiliate for the field collection of pink salmon otolith and water samples from the </w:t>
      </w:r>
      <w:proofErr w:type="spellStart"/>
      <w:r w:rsidR="00C500B6">
        <w:t>Utqiaġvik</w:t>
      </w:r>
      <w:proofErr w:type="spellEnd"/>
      <w:r w:rsidR="00C500B6">
        <w:t xml:space="preserve">, Point Hope, Wainwright Inlet, Prudhoe Bay, and Kaktovik areas. </w:t>
      </w:r>
      <w:proofErr w:type="spellStart"/>
      <w:r w:rsidR="009B2617">
        <w:t>Sformo</w:t>
      </w:r>
      <w:proofErr w:type="spellEnd"/>
      <w:r w:rsidR="009B2617">
        <w:t xml:space="preserve"> will also be a primary coordinator for the involvement of local </w:t>
      </w:r>
      <w:proofErr w:type="spellStart"/>
      <w:r w:rsidR="009B2617">
        <w:t>Utqiaġvik</w:t>
      </w:r>
      <w:proofErr w:type="spellEnd"/>
      <w:r w:rsidR="009B2617">
        <w:t xml:space="preserve"> college-level students </w:t>
      </w:r>
      <w:r w:rsidR="003F4371">
        <w:t>in sample collection</w:t>
      </w:r>
      <w:r w:rsidR="00503C6C">
        <w:t xml:space="preserve">, travel to the PNNL lab and AMSS for a project presentation. </w:t>
      </w:r>
      <w:proofErr w:type="spellStart"/>
      <w:r w:rsidR="007F315C">
        <w:t>Sformo</w:t>
      </w:r>
      <w:proofErr w:type="spellEnd"/>
      <w:r w:rsidR="007F315C">
        <w:t xml:space="preserve"> is a critical member of the research team and brings a wealth of local and scientific knowledge to the project. </w:t>
      </w:r>
      <w:proofErr w:type="spellStart"/>
      <w:r w:rsidR="007F315C">
        <w:t>Sformo</w:t>
      </w:r>
      <w:proofErr w:type="spellEnd"/>
      <w:r w:rsidR="007F315C">
        <w:t xml:space="preserve"> has worked with co-I Rand previously on a NCEAS project focused on range expansions by pink salmon in the Alaskan Arctic </w:t>
      </w:r>
      <w:r w:rsidR="007F315C">
        <w:fldChar w:fldCharType="begin"/>
      </w:r>
      <w:r w:rsidR="007F315C">
        <w:instrText xml:space="preserve"> ADDIN EN.CITE &lt;EndNote&gt;&lt;Cite&gt;&lt;Author&gt;Farley&lt;/Author&gt;&lt;Year&gt;in revision, May 2020&lt;/Year&gt;&lt;RecNum&gt;57&lt;/RecNum&gt;&lt;DisplayText&gt;(Farley et al. in revision, May 2020)&lt;/DisplayText&gt;&lt;record&gt;&lt;rec-number&gt;57&lt;/rec-number&gt;&lt;foreign-keys&gt;&lt;key app="EN" db-id="0atpzw9wtas0xree9d95zxv3edsre000xape" timestamp="1588879147"&gt;57&lt;/key&gt;&lt;/foreign-keys&gt;&lt;ref-type name="Journal Article"&gt;17&lt;/ref-type&gt;&lt;contributors&gt;&lt;authors&gt;&lt;author&gt;Farley, E.V.&lt;/author&gt;&lt;author&gt;Murphy, J.M.&lt;/author&gt;&lt;author&gt;Cieciel, K.&lt;/author&gt;&lt;author&gt;Howard, &lt;/author&gt;&lt;author&gt;Yasumiishi, E.M.&lt;/author&gt;&lt;author&gt;Dunmall, K.&lt;/author&gt;&lt;author&gt;Sformo, T.&lt;/author&gt;&lt;author&gt;Rand, P.S.&lt;/author&gt;&lt;/authors&gt;&lt;/contributors&gt;&lt;titles&gt;&lt;title&gt;Response of pink salmon to climate warming in the northern Bering Sea&lt;/title&gt;&lt;secondary-title&gt;Deep-Sea Research Part II-Topical Studies in Oceanography&lt;/secondary-title&gt;&lt;/titles&gt;&lt;periodical&gt;&lt;full-title&gt;Deep-Sea Research Part Ii-Topical Studies in Oceanography&lt;/full-title&gt;&lt;/periodical&gt;&lt;dates&gt;&lt;year&gt;in revision, May 2020&lt;/year&gt;&lt;/dates&gt;&lt;urls&gt;&lt;/urls&gt;&lt;/record&gt;&lt;/Cite&gt;&lt;/EndNote&gt;</w:instrText>
      </w:r>
      <w:r w:rsidR="007F315C">
        <w:fldChar w:fldCharType="separate"/>
      </w:r>
      <w:r w:rsidR="007F315C">
        <w:rPr>
          <w:noProof/>
        </w:rPr>
        <w:t>(Farley et al. in revision, May 2020)</w:t>
      </w:r>
      <w:r w:rsidR="007F315C">
        <w:fldChar w:fldCharType="end"/>
      </w:r>
      <w:r w:rsidR="007F315C">
        <w:t>.</w:t>
      </w:r>
      <w:r w:rsidR="004A72D5">
        <w:t xml:space="preserve"> </w:t>
      </w:r>
      <w:proofErr w:type="spellStart"/>
      <w:r w:rsidR="004A72D5">
        <w:t>Sformo</w:t>
      </w:r>
      <w:proofErr w:type="spellEnd"/>
      <w:r w:rsidR="004A72D5">
        <w:t xml:space="preserve"> will review BOEM reports and contribute to the scientific manuscript product planned for the project</w:t>
      </w:r>
      <w:r w:rsidR="007D370E">
        <w:t xml:space="preserve"> including analysis and writing</w:t>
      </w:r>
      <w:r w:rsidR="004A72D5">
        <w:t>.</w:t>
      </w:r>
    </w:p>
    <w:p w14:paraId="6A607371" w14:textId="1139A28D" w:rsidR="007F315C" w:rsidRDefault="007F315C"/>
    <w:p w14:paraId="6CAA6D90" w14:textId="1AEAEBD8" w:rsidR="007D370E" w:rsidRDefault="00106B8B" w:rsidP="007D370E">
      <w:r>
        <w:t xml:space="preserve">Pete Rand, co-I, PWSSC. Co-I Rand </w:t>
      </w:r>
      <w:r w:rsidR="002717E6">
        <w:t xml:space="preserve">is a </w:t>
      </w:r>
      <w:r w:rsidR="0033530C">
        <w:t>r</w:t>
      </w:r>
      <w:r w:rsidR="002717E6">
        <w:t xml:space="preserve">esearch </w:t>
      </w:r>
      <w:r w:rsidR="0033530C">
        <w:t>f</w:t>
      </w:r>
      <w:r w:rsidR="002717E6">
        <w:t xml:space="preserve">isheries </w:t>
      </w:r>
      <w:r w:rsidR="0033530C">
        <w:t>e</w:t>
      </w:r>
      <w:r w:rsidR="002717E6">
        <w:t xml:space="preserve">cologist at PWSSC and </w:t>
      </w:r>
      <w:r w:rsidR="001B519C">
        <w:t xml:space="preserve">will be the primary project affiliate for the field collection of pink salmon otolith and water samples from the PWS region, which will serve as a critical outgroup to the Arctic sampling. Rand will be an important contact in the southcentral region of Alaska for coordinating presentations to the local Cordova community. Rand and Gorman have past and ongoing collaborations </w:t>
      </w:r>
      <w:r w:rsidR="00EE5F3D">
        <w:t xml:space="preserve">for several salmon fisheries studies in PWS and the Copper River. </w:t>
      </w:r>
      <w:r w:rsidR="007D370E">
        <w:t>Rand will review BOEM reports and contribute to the scientific manuscript product planned for the project including analysis and writing.</w:t>
      </w:r>
    </w:p>
    <w:p w14:paraId="1D71096E" w14:textId="77777777" w:rsidR="00EA22E3" w:rsidRDefault="00EA22E3"/>
    <w:p w14:paraId="11031060" w14:textId="6E0F4B86" w:rsidR="007D370E" w:rsidRDefault="003340E1" w:rsidP="007D370E">
      <w:r>
        <w:t xml:space="preserve">Tim Linley, co-I, </w:t>
      </w:r>
      <w:r w:rsidR="00106B8B">
        <w:t xml:space="preserve">PNNL. </w:t>
      </w:r>
      <w:r w:rsidR="00EE5F3D">
        <w:t xml:space="preserve">Co-I Linley </w:t>
      </w:r>
      <w:r w:rsidR="0033530C">
        <w:t xml:space="preserve">is a </w:t>
      </w:r>
      <w:r w:rsidR="0033530C">
        <w:rPr>
          <w:lang w:val="en-GB"/>
        </w:rPr>
        <w:t>r</w:t>
      </w:r>
      <w:r w:rsidR="0033530C" w:rsidRPr="0033530C">
        <w:rPr>
          <w:lang w:val="en-GB"/>
        </w:rPr>
        <w:t xml:space="preserve">esearch </w:t>
      </w:r>
      <w:r w:rsidR="007D370E">
        <w:rPr>
          <w:lang w:val="en-GB"/>
        </w:rPr>
        <w:t>s</w:t>
      </w:r>
      <w:r w:rsidR="0033530C" w:rsidRPr="0033530C">
        <w:rPr>
          <w:lang w:val="en-GB"/>
        </w:rPr>
        <w:t xml:space="preserve">cientist </w:t>
      </w:r>
      <w:r w:rsidR="0033530C">
        <w:rPr>
          <w:lang w:val="en-GB"/>
        </w:rPr>
        <w:t>and</w:t>
      </w:r>
      <w:r w:rsidR="0033530C" w:rsidRPr="0033530C">
        <w:rPr>
          <w:lang w:val="en-GB"/>
        </w:rPr>
        <w:t xml:space="preserve"> </w:t>
      </w:r>
      <w:r w:rsidR="0033530C">
        <w:rPr>
          <w:lang w:val="en-GB"/>
        </w:rPr>
        <w:t>a</w:t>
      </w:r>
      <w:r w:rsidR="0033530C" w:rsidRPr="0033530C">
        <w:rPr>
          <w:lang w:val="en-GB"/>
        </w:rPr>
        <w:t xml:space="preserve">quatic </w:t>
      </w:r>
      <w:r w:rsidR="0033530C">
        <w:rPr>
          <w:lang w:val="en-GB"/>
        </w:rPr>
        <w:t>r</w:t>
      </w:r>
      <w:r w:rsidR="0033530C" w:rsidRPr="0033530C">
        <w:rPr>
          <w:lang w:val="en-GB"/>
        </w:rPr>
        <w:t xml:space="preserve">esearch </w:t>
      </w:r>
      <w:r w:rsidR="0033530C">
        <w:rPr>
          <w:lang w:val="en-GB"/>
        </w:rPr>
        <w:t>l</w:t>
      </w:r>
      <w:r w:rsidR="0033530C" w:rsidRPr="0033530C">
        <w:rPr>
          <w:lang w:val="en-GB"/>
        </w:rPr>
        <w:t xml:space="preserve">aboratory </w:t>
      </w:r>
      <w:r w:rsidR="0033530C">
        <w:rPr>
          <w:lang w:val="en-GB"/>
        </w:rPr>
        <w:t>m</w:t>
      </w:r>
      <w:r w:rsidR="0033530C" w:rsidRPr="0033530C">
        <w:rPr>
          <w:lang w:val="en-GB"/>
        </w:rPr>
        <w:t>anager</w:t>
      </w:r>
      <w:r w:rsidR="0033530C">
        <w:rPr>
          <w:lang w:val="en-GB"/>
        </w:rPr>
        <w:t xml:space="preserve"> at PNNL and </w:t>
      </w:r>
      <w:r w:rsidR="00EE5F3D">
        <w:t xml:space="preserve">will be the primary project affiliate for the analytical portion of the project. </w:t>
      </w:r>
      <w:r w:rsidR="0033530C">
        <w:t xml:space="preserve">Linley </w:t>
      </w:r>
      <w:r w:rsidR="00046FE2">
        <w:t xml:space="preserve">is an expert in geochemical analysis and application to fisheries topics, and he </w:t>
      </w:r>
      <w:r w:rsidR="0033530C">
        <w:t>will oversee</w:t>
      </w:r>
      <w:r w:rsidR="00046FE2">
        <w:t xml:space="preserve"> </w:t>
      </w:r>
      <w:r w:rsidR="0033530C">
        <w:t>the proposed lab</w:t>
      </w:r>
      <w:r w:rsidR="007D370E">
        <w:t xml:space="preserve"> </w:t>
      </w:r>
      <w:r w:rsidR="0033530C">
        <w:t>work</w:t>
      </w:r>
      <w:r w:rsidR="00046FE2">
        <w:t>. Additionally, Linley will</w:t>
      </w:r>
      <w:r w:rsidR="007D370E">
        <w:t xml:space="preserve"> review BOEM reports and contribute to the scientific manuscript product planned for the project including analysis and writing. Linley and Gorman </w:t>
      </w:r>
      <w:r w:rsidR="004C26BE">
        <w:t xml:space="preserve">have an ongoing collaboration for a project funded by the NSF’s </w:t>
      </w:r>
      <w:proofErr w:type="spellStart"/>
      <w:r w:rsidR="004C26BE">
        <w:t>EPSCoR</w:t>
      </w:r>
      <w:proofErr w:type="spellEnd"/>
      <w:r w:rsidR="004C26BE">
        <w:t xml:space="preserve"> Research Fellows program. </w:t>
      </w:r>
    </w:p>
    <w:p w14:paraId="7BDCC106" w14:textId="3D97E561" w:rsidR="00DC0264" w:rsidRDefault="00DC0264"/>
    <w:p w14:paraId="176601DD" w14:textId="0C94EBDB" w:rsidR="00722571" w:rsidRDefault="00CD634B">
      <w:r>
        <w:t xml:space="preserve">TBD, </w:t>
      </w:r>
      <w:proofErr w:type="spellStart"/>
      <w:r w:rsidR="006B4AD5" w:rsidRPr="006B4AD5">
        <w:t>Utqiaġvik</w:t>
      </w:r>
      <w:proofErr w:type="spellEnd"/>
      <w:r>
        <w:t xml:space="preserve"> college-level student assistant. This individual will be selected based on the </w:t>
      </w:r>
      <w:r w:rsidR="003A7854">
        <w:t xml:space="preserve">primary </w:t>
      </w:r>
      <w:r>
        <w:t xml:space="preserve">recommendation of co-I </w:t>
      </w:r>
      <w:proofErr w:type="spellStart"/>
      <w:r>
        <w:t>Sformo</w:t>
      </w:r>
      <w:proofErr w:type="spellEnd"/>
      <w:r>
        <w:t xml:space="preserve"> and approval of other project investigators. </w:t>
      </w:r>
    </w:p>
    <w:p w14:paraId="107EED8B" w14:textId="77777777" w:rsidR="00CD634B" w:rsidRDefault="00CD634B"/>
    <w:p w14:paraId="4C4592FB" w14:textId="49E056E8" w:rsidR="006A56F6" w:rsidRPr="00A04615" w:rsidRDefault="00E02433">
      <w:pPr>
        <w:rPr>
          <w:i/>
          <w:iCs/>
        </w:rPr>
      </w:pPr>
      <w:r w:rsidRPr="00F165A4">
        <w:rPr>
          <w:i/>
          <w:iCs/>
        </w:rPr>
        <w:t xml:space="preserve">h) Performance Measures: </w:t>
      </w:r>
    </w:p>
    <w:p w14:paraId="5D117123" w14:textId="35909DD4" w:rsidR="005A3313" w:rsidRDefault="005A3313">
      <w:r>
        <w:t xml:space="preserve">We propose the following performance measures for our project: (1) </w:t>
      </w:r>
      <w:r w:rsidR="004F1FFF">
        <w:t>P</w:t>
      </w:r>
      <w:r>
        <w:t xml:space="preserve">rogress in field sample collections in 2020 and 2021 if needed. Success will be measured based on the number of samples collected in the field. (2) </w:t>
      </w:r>
      <w:r w:rsidR="004F1FFF">
        <w:t>P</w:t>
      </w:r>
      <w:r>
        <w:t xml:space="preserve">rogress in lab processing of samples in fall 2020 and 2021 if needed. Success will be measured based on the number of samples processed for geochemistry work. </w:t>
      </w:r>
      <w:r w:rsidR="004F1FFF">
        <w:t>(</w:t>
      </w:r>
      <w:r w:rsidR="00332C4A">
        <w:t>3</w:t>
      </w:r>
      <w:r w:rsidR="004F1FFF">
        <w:t xml:space="preserve">) </w:t>
      </w:r>
      <w:r w:rsidR="00332C4A">
        <w:t xml:space="preserve">Progress in </w:t>
      </w:r>
      <w:proofErr w:type="spellStart"/>
      <w:r w:rsidR="00332C4A">
        <w:t>Utqiaġvik</w:t>
      </w:r>
      <w:proofErr w:type="spellEnd"/>
      <w:r w:rsidR="00332C4A">
        <w:t xml:space="preserve"> student involvement in fieldwork, a visit to the PNNL laboratory, and presentation of work at </w:t>
      </w:r>
      <w:r w:rsidR="003C0012">
        <w:t>the Alaska Marine Science Symposium (</w:t>
      </w:r>
      <w:r w:rsidR="00332C4A">
        <w:t>AMSS</w:t>
      </w:r>
      <w:r w:rsidR="003C0012">
        <w:t>)</w:t>
      </w:r>
      <w:r w:rsidR="00332C4A">
        <w:t xml:space="preserve">. Success will be evaluated based on the number of days of involvement with the project. (4) Progress in conducting outreach events through presentations in </w:t>
      </w:r>
      <w:proofErr w:type="spellStart"/>
      <w:r w:rsidR="00332C4A">
        <w:t>Utqiaġvik</w:t>
      </w:r>
      <w:proofErr w:type="spellEnd"/>
      <w:r w:rsidR="00332C4A">
        <w:t>, Cordova, and AMSS</w:t>
      </w:r>
      <w:r w:rsidR="006D0AEB">
        <w:t xml:space="preserve"> by </w:t>
      </w:r>
      <w:r w:rsidR="006D0AEB">
        <w:lastRenderedPageBreak/>
        <w:t>investigators Sformo, Rand</w:t>
      </w:r>
      <w:r w:rsidR="003A2913">
        <w:t>, and Gorman</w:t>
      </w:r>
      <w:r w:rsidR="006D0AEB">
        <w:t xml:space="preserve">. </w:t>
      </w:r>
      <w:r w:rsidR="007015FE">
        <w:t xml:space="preserve">Success will be evaluated by the number of presentations conducted. </w:t>
      </w:r>
      <w:r w:rsidR="006D0AEB">
        <w:t xml:space="preserve">(5) Progress in submitting quarterly reports, the draft </w:t>
      </w:r>
      <w:r w:rsidR="001C2A14">
        <w:t>final</w:t>
      </w:r>
      <w:r w:rsidR="006D0AEB">
        <w:t xml:space="preserve"> report, the final report, and a scientific journal manuscript. </w:t>
      </w:r>
      <w:r w:rsidR="007015FE">
        <w:t xml:space="preserve">Success will be evaluated by the number of reports and manuscripts submitted. </w:t>
      </w:r>
    </w:p>
    <w:p w14:paraId="5002E43F" w14:textId="77777777" w:rsidR="00EE5FC0" w:rsidRDefault="00EE5FC0"/>
    <w:p w14:paraId="41FD52B8" w14:textId="3E72D288" w:rsidR="0035410A" w:rsidRPr="00A04615" w:rsidRDefault="0035410A">
      <w:pPr>
        <w:rPr>
          <w:i/>
          <w:iCs/>
        </w:rPr>
      </w:pPr>
      <w:proofErr w:type="spellStart"/>
      <w:r w:rsidRPr="00F165A4">
        <w:rPr>
          <w:i/>
          <w:iCs/>
        </w:rPr>
        <w:t>i</w:t>
      </w:r>
      <w:proofErr w:type="spellEnd"/>
      <w:r w:rsidRPr="00F165A4">
        <w:rPr>
          <w:i/>
          <w:iCs/>
        </w:rPr>
        <w:t>) Timeline (including deliverables):</w:t>
      </w:r>
    </w:p>
    <w:p w14:paraId="33ACBE3A" w14:textId="6373498F" w:rsidR="001C2A14" w:rsidRDefault="001C2A14">
      <w:r w:rsidRPr="00B65B66">
        <w:rPr>
          <w:u w:val="single"/>
        </w:rPr>
        <w:t xml:space="preserve">July </w:t>
      </w:r>
      <w:r w:rsidR="00A40925">
        <w:rPr>
          <w:u w:val="single"/>
        </w:rPr>
        <w:t xml:space="preserve">2020 </w:t>
      </w:r>
      <w:r w:rsidRPr="00B65B66">
        <w:rPr>
          <w:u w:val="single"/>
        </w:rPr>
        <w:t>– September 2020</w:t>
      </w:r>
      <w:r w:rsidR="00E262A6">
        <w:t>:</w:t>
      </w:r>
      <w:r>
        <w:t xml:space="preserve"> Conduct field collection of 2020 samples and shipment to PNNL lab. Submission of first 2020 quarterly report.</w:t>
      </w:r>
    </w:p>
    <w:p w14:paraId="17222355" w14:textId="3B54FC39" w:rsidR="001C2A14" w:rsidRDefault="001C2A14">
      <w:r w:rsidRPr="00B65B66">
        <w:rPr>
          <w:u w:val="single"/>
        </w:rPr>
        <w:t>September 2020 – March 2021</w:t>
      </w:r>
      <w:r w:rsidR="00E262A6">
        <w:t>:</w:t>
      </w:r>
      <w:r>
        <w:t xml:space="preserve"> Conduct lab analysis of samples collected in 2020. Submission of second 2020 quarterly report and first 2021 quarterly report.</w:t>
      </w:r>
    </w:p>
    <w:p w14:paraId="5DF686EE" w14:textId="734EE184" w:rsidR="001C2A14" w:rsidRDefault="001C2A14" w:rsidP="001C2A14">
      <w:r w:rsidRPr="00B65B66">
        <w:rPr>
          <w:u w:val="single"/>
        </w:rPr>
        <w:t>March 2021 – June 2021</w:t>
      </w:r>
      <w:r w:rsidR="00E262A6">
        <w:t>:</w:t>
      </w:r>
      <w:r>
        <w:t xml:space="preserve"> Conduct data analysis and outreach events. Submission of second 2021 quarterly report</w:t>
      </w:r>
      <w:r w:rsidR="000838C1">
        <w:t xml:space="preserve"> and first annual report.</w:t>
      </w:r>
    </w:p>
    <w:p w14:paraId="339C150A" w14:textId="04FA96A4" w:rsidR="001C2A14" w:rsidRDefault="001C2A14" w:rsidP="001C2A14">
      <w:r w:rsidRPr="00B65B66">
        <w:rPr>
          <w:u w:val="single"/>
        </w:rPr>
        <w:t xml:space="preserve">July </w:t>
      </w:r>
      <w:r w:rsidR="00A40925">
        <w:rPr>
          <w:u w:val="single"/>
        </w:rPr>
        <w:t xml:space="preserve">2021 </w:t>
      </w:r>
      <w:r w:rsidRPr="00B65B66">
        <w:rPr>
          <w:u w:val="single"/>
        </w:rPr>
        <w:t>– September 2021</w:t>
      </w:r>
      <w:r w:rsidR="00E262A6">
        <w:t>:</w:t>
      </w:r>
      <w:r>
        <w:t xml:space="preserve"> Conduct field collection of 2021 samples i</w:t>
      </w:r>
      <w:r w:rsidR="00EF2B80">
        <w:t>f</w:t>
      </w:r>
      <w:r>
        <w:t xml:space="preserve"> needed and shipment to PNNL lab. Submission of third 2021 quarterly report.</w:t>
      </w:r>
    </w:p>
    <w:p w14:paraId="5210DD18" w14:textId="593D2169" w:rsidR="001C2A14" w:rsidRDefault="001C2A14" w:rsidP="001C2A14">
      <w:r w:rsidRPr="00B65B66">
        <w:rPr>
          <w:u w:val="single"/>
        </w:rPr>
        <w:t>September 2021 – March 2022</w:t>
      </w:r>
      <w:r w:rsidR="00E262A6">
        <w:t>:</w:t>
      </w:r>
      <w:r>
        <w:t xml:space="preserve"> Conduct lab analysis of samples collected in 2021 (if any). Conduct data analysis and outreach events (AMSS, Jan 2022). Submission of forth 2021 quarterly report and first 2022 quarterly report. </w:t>
      </w:r>
    </w:p>
    <w:p w14:paraId="66DCA50A" w14:textId="07759809" w:rsidR="001C2A14" w:rsidRDefault="001C2A14" w:rsidP="001C2A14">
      <w:r w:rsidRPr="00B65B66">
        <w:rPr>
          <w:u w:val="single"/>
        </w:rPr>
        <w:t>March 2022 – June 2022</w:t>
      </w:r>
      <w:r w:rsidR="00E262A6">
        <w:t>:</w:t>
      </w:r>
      <w:r>
        <w:t xml:space="preserve"> Conduct data analysis, final draft report </w:t>
      </w:r>
      <w:r w:rsidR="00432DA1">
        <w:t xml:space="preserve">and manuscript </w:t>
      </w:r>
      <w:r>
        <w:t xml:space="preserve">writing, and outreach events. Submission of second 2022 quarterly report. Submit </w:t>
      </w:r>
      <w:r w:rsidR="00432DA1">
        <w:t xml:space="preserve">second annual report and </w:t>
      </w:r>
      <w:r>
        <w:t>draft final report</w:t>
      </w:r>
      <w:r w:rsidR="00432DA1">
        <w:t xml:space="preserve">. </w:t>
      </w:r>
    </w:p>
    <w:p w14:paraId="2734493D" w14:textId="1C71CA27" w:rsidR="00432DA1" w:rsidRDefault="00432DA1" w:rsidP="00432DA1">
      <w:r w:rsidRPr="00B65B66">
        <w:rPr>
          <w:u w:val="single"/>
        </w:rPr>
        <w:t xml:space="preserve">July </w:t>
      </w:r>
      <w:r w:rsidR="00A40925">
        <w:rPr>
          <w:u w:val="single"/>
        </w:rPr>
        <w:t xml:space="preserve">2022 </w:t>
      </w:r>
      <w:r w:rsidRPr="00B65B66">
        <w:rPr>
          <w:u w:val="single"/>
        </w:rPr>
        <w:t>– December 2022</w:t>
      </w:r>
      <w:r w:rsidR="00E262A6">
        <w:t>:</w:t>
      </w:r>
      <w:r>
        <w:t xml:space="preserve"> Submission of third and fourth 2022 quarterly report</w:t>
      </w:r>
      <w:r w:rsidR="00EF2B80">
        <w:t>s</w:t>
      </w:r>
      <w:r>
        <w:t>. Submit final report and scientific journal manuscript.</w:t>
      </w:r>
    </w:p>
    <w:p w14:paraId="0295FEEF" w14:textId="77777777" w:rsidR="00EE5FC0" w:rsidRDefault="00EE5FC0"/>
    <w:p w14:paraId="032A0A4B" w14:textId="5603737C" w:rsidR="00D90AED" w:rsidRPr="00A04615" w:rsidRDefault="00D90AED">
      <w:pPr>
        <w:rPr>
          <w:i/>
          <w:iCs/>
        </w:rPr>
      </w:pPr>
      <w:r w:rsidRPr="00F165A4">
        <w:rPr>
          <w:i/>
          <w:iCs/>
        </w:rPr>
        <w:t>j) Critical Starting Dates (e.g. for season-limited field work):</w:t>
      </w:r>
    </w:p>
    <w:p w14:paraId="28E9F6D5" w14:textId="2192CE61" w:rsidR="00660FA9" w:rsidRDefault="00660FA9">
      <w:r>
        <w:t xml:space="preserve">Project start date: July </w:t>
      </w:r>
      <w:r w:rsidR="00365760">
        <w:t>10</w:t>
      </w:r>
      <w:r w:rsidR="00F02810">
        <w:t xml:space="preserve">, </w:t>
      </w:r>
      <w:r w:rsidR="00394D63">
        <w:t xml:space="preserve">2020. Should the </w:t>
      </w:r>
      <w:r w:rsidR="00421DFF">
        <w:t xml:space="preserve">proposed </w:t>
      </w:r>
      <w:r w:rsidR="00394D63">
        <w:t xml:space="preserve">project be funded, we anticipate the bulk of field collections to occur in the 2020 field season. This particular year, some field sites </w:t>
      </w:r>
      <w:r w:rsidR="00ED7AD6">
        <w:t xml:space="preserve">in the Arctic </w:t>
      </w:r>
      <w:proofErr w:type="gramStart"/>
      <w:r w:rsidR="00394D63">
        <w:t>many</w:t>
      </w:r>
      <w:proofErr w:type="gramEnd"/>
      <w:r w:rsidR="00394D63">
        <w:t xml:space="preserve"> </w:t>
      </w:r>
      <w:proofErr w:type="gramStart"/>
      <w:r w:rsidR="00394D63">
        <w:t>not be</w:t>
      </w:r>
      <w:proofErr w:type="gramEnd"/>
      <w:r w:rsidR="00394D63">
        <w:t xml:space="preserve"> visited </w:t>
      </w:r>
      <w:r w:rsidR="00ED7AD6">
        <w:t>due to</w:t>
      </w:r>
      <w:r w:rsidR="00394D63">
        <w:t xml:space="preserve"> </w:t>
      </w:r>
      <w:r w:rsidR="00421DFF">
        <w:t>possible COVID-19 restrictions</w:t>
      </w:r>
      <w:r w:rsidR="006B4AD5">
        <w:t>;</w:t>
      </w:r>
      <w:r w:rsidR="00421DFF">
        <w:t xml:space="preserve"> </w:t>
      </w:r>
      <w:proofErr w:type="gramStart"/>
      <w:r w:rsidR="00421DFF">
        <w:t>thus</w:t>
      </w:r>
      <w:proofErr w:type="gramEnd"/>
      <w:r w:rsidR="00421DFF">
        <w:t xml:space="preserve"> we have arranged the </w:t>
      </w:r>
      <w:proofErr w:type="gramStart"/>
      <w:r w:rsidR="00421DFF">
        <w:t>final end</w:t>
      </w:r>
      <w:proofErr w:type="gramEnd"/>
      <w:r w:rsidR="00421DFF">
        <w:t xml:space="preserve"> date of the project to include the possibility of collecti</w:t>
      </w:r>
      <w:r w:rsidR="00ED7AD6">
        <w:t>ng</w:t>
      </w:r>
      <w:r w:rsidR="00421DFF">
        <w:t xml:space="preserve"> samples in the 2021 field season. </w:t>
      </w:r>
      <w:r w:rsidR="005B22F1">
        <w:t>At this point in time, we believe PWS samples will be collected in 2020, water samples from the Noatak and Kobuk Rivers by ADF&amp;G collaborators</w:t>
      </w:r>
      <w:r w:rsidR="00ED7AD6">
        <w:t xml:space="preserve"> will also be collected in 2020</w:t>
      </w:r>
      <w:r w:rsidR="005B22F1">
        <w:t xml:space="preserve">, </w:t>
      </w:r>
      <w:r w:rsidR="00ED7AD6">
        <w:t>in addition to</w:t>
      </w:r>
      <w:r w:rsidR="005B22F1">
        <w:t xml:space="preserve"> </w:t>
      </w:r>
      <w:r w:rsidR="00A7216B">
        <w:t xml:space="preserve">samples from </w:t>
      </w:r>
      <w:r w:rsidR="00ED7AD6">
        <w:t xml:space="preserve">many of the collection sites noted for the </w:t>
      </w:r>
      <w:proofErr w:type="spellStart"/>
      <w:r w:rsidR="00ED7AD6">
        <w:t>Utqiaġvik</w:t>
      </w:r>
      <w:proofErr w:type="spellEnd"/>
      <w:r w:rsidR="00ED7AD6">
        <w:t xml:space="preserve"> area</w:t>
      </w:r>
      <w:r w:rsidR="006B4AD5">
        <w:t>, as well as opportunistic sampling throughout the North Slope.</w:t>
      </w:r>
      <w:r w:rsidR="00ED7AD6">
        <w:t xml:space="preserve"> Collections in Point Hope, Wainwright Inlet, Prudhoe Bay, and Kaktovik areas may need to be collected in 2021. </w:t>
      </w:r>
      <w:r w:rsidR="00421DFF">
        <w:t xml:space="preserve">We anticipate a draft final report for BOEM to </w:t>
      </w:r>
      <w:r w:rsidR="00C17B63">
        <w:t xml:space="preserve">be available </w:t>
      </w:r>
      <w:r w:rsidR="00AC0019">
        <w:t xml:space="preserve">by June 2022, and the final report submitted by the end of December 2022. </w:t>
      </w:r>
    </w:p>
    <w:p w14:paraId="7382C728" w14:textId="77777777" w:rsidR="00660FA9" w:rsidRDefault="00660FA9"/>
    <w:p w14:paraId="50AFF5B0" w14:textId="5D725235" w:rsidR="00372FEC" w:rsidRPr="00A04615" w:rsidRDefault="00372FEC">
      <w:pPr>
        <w:rPr>
          <w:i/>
          <w:iCs/>
        </w:rPr>
      </w:pPr>
      <w:r w:rsidRPr="00F165A4">
        <w:rPr>
          <w:i/>
          <w:iCs/>
        </w:rPr>
        <w:t xml:space="preserve">k) Project Deliverables and Planned Products: </w:t>
      </w:r>
    </w:p>
    <w:p w14:paraId="01B6A679" w14:textId="1070359D" w:rsidR="00E262A6" w:rsidRDefault="00E262A6">
      <w:r w:rsidRPr="00E262A6">
        <w:rPr>
          <w:u w:val="single"/>
        </w:rPr>
        <w:t>Quarterly BOEM reports</w:t>
      </w:r>
      <w:r>
        <w:t xml:space="preserve">: </w:t>
      </w:r>
      <w:r w:rsidR="00CA60F9">
        <w:t>October</w:t>
      </w:r>
      <w:r>
        <w:t xml:space="preserve"> 2020, </w:t>
      </w:r>
      <w:r w:rsidR="00CA60F9">
        <w:t>January</w:t>
      </w:r>
      <w:r>
        <w:t xml:space="preserve"> 2020, </w:t>
      </w:r>
      <w:r w:rsidR="00CA60F9">
        <w:t>April</w:t>
      </w:r>
      <w:r>
        <w:t xml:space="preserve"> 2021, </w:t>
      </w:r>
      <w:r w:rsidR="00CA60F9">
        <w:t>July</w:t>
      </w:r>
      <w:r>
        <w:t xml:space="preserve"> 2021, </w:t>
      </w:r>
      <w:r w:rsidR="00CA60F9">
        <w:t>October</w:t>
      </w:r>
      <w:r>
        <w:t xml:space="preserve"> 2021, </w:t>
      </w:r>
      <w:r w:rsidR="00CA60F9">
        <w:t>January</w:t>
      </w:r>
      <w:r>
        <w:t xml:space="preserve"> 202</w:t>
      </w:r>
      <w:r w:rsidR="00CA60F9">
        <w:t>2</w:t>
      </w:r>
      <w:r>
        <w:t>,</w:t>
      </w:r>
      <w:r w:rsidR="00CA60F9">
        <w:t xml:space="preserve"> April</w:t>
      </w:r>
      <w:r>
        <w:t xml:space="preserve"> 2022, Ju</w:t>
      </w:r>
      <w:r w:rsidR="00CA60F9">
        <w:t>ly</w:t>
      </w:r>
      <w:r>
        <w:t xml:space="preserve"> 2022, </w:t>
      </w:r>
      <w:r w:rsidR="00CA60F9">
        <w:t>and October</w:t>
      </w:r>
      <w:r>
        <w:t xml:space="preserve"> 2022</w:t>
      </w:r>
      <w:r w:rsidR="00CA60F9">
        <w:t>.</w:t>
      </w:r>
    </w:p>
    <w:p w14:paraId="13978E7E" w14:textId="79CB8ABB" w:rsidR="00E262A6" w:rsidRDefault="00E262A6">
      <w:r w:rsidRPr="00E262A6">
        <w:rPr>
          <w:u w:val="single"/>
        </w:rPr>
        <w:t>Annual BOEM reports</w:t>
      </w:r>
      <w:r>
        <w:t>: June 2021 and June 2022.</w:t>
      </w:r>
    </w:p>
    <w:p w14:paraId="1096122F" w14:textId="17385307" w:rsidR="00E262A6" w:rsidRDefault="00F021B0">
      <w:r w:rsidRPr="00F021B0">
        <w:rPr>
          <w:u w:val="single"/>
        </w:rPr>
        <w:t xml:space="preserve">Draft final </w:t>
      </w:r>
      <w:r>
        <w:rPr>
          <w:u w:val="single"/>
        </w:rPr>
        <w:t xml:space="preserve">BOEM </w:t>
      </w:r>
      <w:r w:rsidRPr="00F021B0">
        <w:rPr>
          <w:u w:val="single"/>
        </w:rPr>
        <w:t>report</w:t>
      </w:r>
      <w:r>
        <w:t>: June 2022</w:t>
      </w:r>
      <w:r w:rsidR="002F6758">
        <w:t>.</w:t>
      </w:r>
    </w:p>
    <w:p w14:paraId="21E77522" w14:textId="3C05FFE1" w:rsidR="00E262A6" w:rsidRPr="00A115E0" w:rsidRDefault="00F021B0">
      <w:r w:rsidRPr="00F021B0">
        <w:rPr>
          <w:u w:val="single"/>
        </w:rPr>
        <w:t>Final BOEM report</w:t>
      </w:r>
      <w:r>
        <w:t>: December 2022</w:t>
      </w:r>
      <w:r w:rsidR="002F6758">
        <w:t>, including electronic data files and 20 digital images.</w:t>
      </w:r>
    </w:p>
    <w:p w14:paraId="49814F77" w14:textId="0A22CE7B" w:rsidR="00CD0AF1" w:rsidRDefault="00F021B0">
      <w:r w:rsidRPr="00F021B0">
        <w:rPr>
          <w:u w:val="single"/>
        </w:rPr>
        <w:t>Scientific manuscript submission</w:t>
      </w:r>
      <w:r>
        <w:t>: December 2022.</w:t>
      </w:r>
    </w:p>
    <w:p w14:paraId="20965A5C" w14:textId="6D5D2081" w:rsidR="00CD0AF1" w:rsidRDefault="00157660">
      <w:r w:rsidRPr="00157660">
        <w:rPr>
          <w:u w:val="single"/>
        </w:rPr>
        <w:t>Outreach events</w:t>
      </w:r>
      <w:r>
        <w:t xml:space="preserve">: </w:t>
      </w:r>
      <w:proofErr w:type="spellStart"/>
      <w:r>
        <w:t>Utqiaġvik</w:t>
      </w:r>
      <w:proofErr w:type="spellEnd"/>
      <w:r>
        <w:t xml:space="preserve"> presentation (spring 2021), Cordova (fall 2021), AMSS (January 2022), </w:t>
      </w:r>
      <w:proofErr w:type="spellStart"/>
      <w:r>
        <w:t>Utqiaġvik</w:t>
      </w:r>
      <w:proofErr w:type="spellEnd"/>
      <w:r>
        <w:t xml:space="preserve"> and Cordova </w:t>
      </w:r>
      <w:r w:rsidR="003C3CD5">
        <w:t xml:space="preserve">posters and </w:t>
      </w:r>
      <w:r>
        <w:t xml:space="preserve">newsletters (spring 2022). </w:t>
      </w:r>
    </w:p>
    <w:p w14:paraId="09DBE8C9" w14:textId="77777777" w:rsidR="00157660" w:rsidRDefault="00157660"/>
    <w:p w14:paraId="51E19836" w14:textId="05C8A641" w:rsidR="00372FEC" w:rsidRPr="00A04615" w:rsidRDefault="00372FEC">
      <w:pPr>
        <w:rPr>
          <w:i/>
          <w:iCs/>
        </w:rPr>
      </w:pPr>
      <w:r w:rsidRPr="00F165A4">
        <w:rPr>
          <w:i/>
          <w:iCs/>
        </w:rPr>
        <w:lastRenderedPageBreak/>
        <w:t xml:space="preserve">l) Publication and Presentation: </w:t>
      </w:r>
    </w:p>
    <w:p w14:paraId="21B96787" w14:textId="74E94D14" w:rsidR="002E614D" w:rsidRDefault="002E614D">
      <w:r>
        <w:t>Multiple regional Alaska presentations are planned for the project</w:t>
      </w:r>
      <w:r w:rsidR="000B5D83">
        <w:t xml:space="preserve"> to disseminate </w:t>
      </w:r>
      <w:r w:rsidR="0024502A">
        <w:t>our</w:t>
      </w:r>
      <w:r w:rsidR="000B5D83">
        <w:t xml:space="preserve"> ideas and results to Alaskan audiences</w:t>
      </w:r>
      <w:r w:rsidR="00620670">
        <w:t>, as well as to the larger scientific community</w:t>
      </w:r>
      <w:r>
        <w:t>. First, as described below, involvement by a</w:t>
      </w:r>
      <w:r w:rsidR="000B5D83">
        <w:t xml:space="preserve">n advanced local </w:t>
      </w:r>
      <w:proofErr w:type="spellStart"/>
      <w:r w:rsidR="000B5D83" w:rsidRPr="00923632">
        <w:rPr>
          <w:color w:val="222222"/>
          <w:shd w:val="clear" w:color="auto" w:fill="FFFFFF"/>
        </w:rPr>
        <w:t>Utqiaġvik</w:t>
      </w:r>
      <w:proofErr w:type="spellEnd"/>
      <w:r w:rsidR="000B5D83">
        <w:rPr>
          <w:color w:val="222222"/>
          <w:shd w:val="clear" w:color="auto" w:fill="FFFFFF"/>
        </w:rPr>
        <w:t xml:space="preserve"> college-level student </w:t>
      </w:r>
      <w:r w:rsidR="00127D0C">
        <w:rPr>
          <w:color w:val="222222"/>
          <w:shd w:val="clear" w:color="auto" w:fill="FFFFFF"/>
        </w:rPr>
        <w:t xml:space="preserve">will include a poster presentation at the </w:t>
      </w:r>
      <w:r w:rsidR="0097697E">
        <w:rPr>
          <w:color w:val="222222"/>
          <w:shd w:val="clear" w:color="auto" w:fill="FFFFFF"/>
        </w:rPr>
        <w:t xml:space="preserve">AMSS </w:t>
      </w:r>
      <w:r w:rsidR="005A652F">
        <w:rPr>
          <w:color w:val="222222"/>
          <w:shd w:val="clear" w:color="auto" w:fill="FFFFFF"/>
        </w:rPr>
        <w:t>detailing their field and lab experiences</w:t>
      </w:r>
      <w:r w:rsidR="0097697E">
        <w:rPr>
          <w:color w:val="222222"/>
          <w:shd w:val="clear" w:color="auto" w:fill="FFFFFF"/>
        </w:rPr>
        <w:t xml:space="preserve"> (January 2021)</w:t>
      </w:r>
      <w:r w:rsidR="005A652F">
        <w:rPr>
          <w:color w:val="222222"/>
          <w:shd w:val="clear" w:color="auto" w:fill="FFFFFF"/>
        </w:rPr>
        <w:t xml:space="preserve">, and preliminary results. </w:t>
      </w:r>
      <w:r w:rsidR="0097697E">
        <w:rPr>
          <w:color w:val="222222"/>
          <w:shd w:val="clear" w:color="auto" w:fill="FFFFFF"/>
        </w:rPr>
        <w:t xml:space="preserve">PI Gorman will present an oral presentation on the project findings at AMSS in January 2022. </w:t>
      </w:r>
      <w:r w:rsidR="00E31B1B">
        <w:rPr>
          <w:color w:val="222222"/>
          <w:shd w:val="clear" w:color="auto" w:fill="FFFFFF"/>
        </w:rPr>
        <w:t xml:space="preserve">PI Gorman will work with co-I </w:t>
      </w:r>
      <w:proofErr w:type="spellStart"/>
      <w:r w:rsidR="00E31B1B">
        <w:rPr>
          <w:color w:val="222222"/>
          <w:shd w:val="clear" w:color="auto" w:fill="FFFFFF"/>
        </w:rPr>
        <w:t>Sformo</w:t>
      </w:r>
      <w:proofErr w:type="spellEnd"/>
      <w:r w:rsidR="00E31B1B">
        <w:rPr>
          <w:color w:val="222222"/>
          <w:shd w:val="clear" w:color="auto" w:fill="FFFFFF"/>
        </w:rPr>
        <w:t xml:space="preserve"> to disseminate the project concept, progress and results in a presentation to the local </w:t>
      </w:r>
      <w:proofErr w:type="spellStart"/>
      <w:r w:rsidR="00E31B1B" w:rsidRPr="00923632">
        <w:rPr>
          <w:color w:val="222222"/>
          <w:shd w:val="clear" w:color="auto" w:fill="FFFFFF"/>
        </w:rPr>
        <w:t>Utqiaġvik</w:t>
      </w:r>
      <w:proofErr w:type="spellEnd"/>
      <w:r w:rsidR="00E31B1B">
        <w:rPr>
          <w:color w:val="222222"/>
          <w:shd w:val="clear" w:color="auto" w:fill="FFFFFF"/>
        </w:rPr>
        <w:t xml:space="preserve"> community including the distribution of a poster on the project to be viewed at a </w:t>
      </w:r>
      <w:proofErr w:type="spellStart"/>
      <w:r w:rsidR="00E31B1B" w:rsidRPr="00923632">
        <w:rPr>
          <w:color w:val="222222"/>
          <w:shd w:val="clear" w:color="auto" w:fill="FFFFFF"/>
        </w:rPr>
        <w:t>Utqiaġvik</w:t>
      </w:r>
      <w:proofErr w:type="spellEnd"/>
      <w:r w:rsidR="00E31B1B">
        <w:rPr>
          <w:color w:val="222222"/>
          <w:shd w:val="clear" w:color="auto" w:fill="FFFFFF"/>
        </w:rPr>
        <w:t xml:space="preserve"> community center</w:t>
      </w:r>
      <w:r w:rsidR="00CA2CFE">
        <w:rPr>
          <w:color w:val="222222"/>
          <w:shd w:val="clear" w:color="auto" w:fill="FFFFFF"/>
        </w:rPr>
        <w:t>, as well as copies to be sent to local communities and tribal entities</w:t>
      </w:r>
      <w:r w:rsidR="00E31B1B">
        <w:rPr>
          <w:color w:val="222222"/>
          <w:shd w:val="clear" w:color="auto" w:fill="FFFFFF"/>
        </w:rPr>
        <w:t xml:space="preserve">. PI Gorman will work with co-I Rand to disseminate the project concept, progress and results in a presentation to the local Cordova community (PWSSC Tuesday night lecture series) including the distribution of a poster on the project to be viewed at a Cordova community center. </w:t>
      </w:r>
      <w:r w:rsidR="00772C77">
        <w:rPr>
          <w:color w:val="222222"/>
          <w:shd w:val="clear" w:color="auto" w:fill="FFFFFF"/>
        </w:rPr>
        <w:t xml:space="preserve">Additionally, popular news articles will be produced for publication in regional newsletters in </w:t>
      </w:r>
      <w:proofErr w:type="spellStart"/>
      <w:r w:rsidR="00772C77" w:rsidRPr="00923632">
        <w:rPr>
          <w:color w:val="222222"/>
          <w:shd w:val="clear" w:color="auto" w:fill="FFFFFF"/>
        </w:rPr>
        <w:t>Utqiaġvi</w:t>
      </w:r>
      <w:r w:rsidR="00772C77">
        <w:rPr>
          <w:color w:val="222222"/>
          <w:shd w:val="clear" w:color="auto" w:fill="FFFFFF"/>
        </w:rPr>
        <w:t>k</w:t>
      </w:r>
      <w:proofErr w:type="spellEnd"/>
      <w:r w:rsidR="00772C77">
        <w:rPr>
          <w:color w:val="222222"/>
          <w:shd w:val="clear" w:color="auto" w:fill="FFFFFF"/>
        </w:rPr>
        <w:t xml:space="preserve"> </w:t>
      </w:r>
      <w:r w:rsidR="00CA2CFE">
        <w:rPr>
          <w:color w:val="222222"/>
          <w:shd w:val="clear" w:color="auto" w:fill="FFFFFF"/>
        </w:rPr>
        <w:t xml:space="preserve">(The Towline) </w:t>
      </w:r>
      <w:r w:rsidR="00772C77">
        <w:rPr>
          <w:color w:val="222222"/>
          <w:shd w:val="clear" w:color="auto" w:fill="FFFFFF"/>
        </w:rPr>
        <w:t xml:space="preserve">and Cordova (Delta Sound Connections). The project plans to produce at least one major scientific publication from the proposed research. </w:t>
      </w:r>
      <w:r w:rsidR="00813B48">
        <w:rPr>
          <w:color w:val="222222"/>
          <w:shd w:val="clear" w:color="auto" w:fill="FFFFFF"/>
        </w:rPr>
        <w:t>In addition to the presentations outlined here, PI Gorman will plan to lead annual presentations at the CMI research review during the course of the project.</w:t>
      </w:r>
    </w:p>
    <w:p w14:paraId="125DA312" w14:textId="77777777" w:rsidR="002E614D" w:rsidRDefault="002E614D"/>
    <w:p w14:paraId="495EC7B0" w14:textId="7D9ECDC6" w:rsidR="00372FEC" w:rsidRPr="00A04615" w:rsidRDefault="00372FEC">
      <w:pPr>
        <w:rPr>
          <w:i/>
          <w:iCs/>
        </w:rPr>
      </w:pPr>
      <w:r w:rsidRPr="00F165A4">
        <w:rPr>
          <w:i/>
          <w:iCs/>
        </w:rPr>
        <w:t xml:space="preserve">m) Local Involvement: </w:t>
      </w:r>
    </w:p>
    <w:p w14:paraId="6779A13E" w14:textId="39501360" w:rsidR="004E1388" w:rsidRDefault="004E1388" w:rsidP="004E1388">
      <w:r>
        <w:t xml:space="preserve">The project plans close coordination with co-I </w:t>
      </w:r>
      <w:proofErr w:type="spellStart"/>
      <w:r>
        <w:t>Sformo</w:t>
      </w:r>
      <w:proofErr w:type="spellEnd"/>
      <w:r>
        <w:t xml:space="preserve"> and his institution to involve local </w:t>
      </w:r>
      <w:proofErr w:type="spellStart"/>
      <w:r w:rsidRPr="00923632">
        <w:rPr>
          <w:color w:val="222222"/>
          <w:shd w:val="clear" w:color="auto" w:fill="FFFFFF"/>
        </w:rPr>
        <w:t>Utqiaġvik</w:t>
      </w:r>
      <w:proofErr w:type="spellEnd"/>
      <w:r>
        <w:rPr>
          <w:color w:val="222222"/>
          <w:shd w:val="clear" w:color="auto" w:fill="FFFFFF"/>
        </w:rPr>
        <w:t xml:space="preserve"> college-level students in the field collection of samples in the North Slope region. Additionally, this project had budgeted for the involvement of one </w:t>
      </w:r>
      <w:r w:rsidR="00EF58EA">
        <w:rPr>
          <w:color w:val="222222"/>
          <w:shd w:val="clear" w:color="auto" w:fill="FFFFFF"/>
        </w:rPr>
        <w:t xml:space="preserve">advanced </w:t>
      </w:r>
      <w:proofErr w:type="spellStart"/>
      <w:r w:rsidR="00EB0A69" w:rsidRPr="00923632">
        <w:rPr>
          <w:color w:val="222222"/>
          <w:shd w:val="clear" w:color="auto" w:fill="FFFFFF"/>
        </w:rPr>
        <w:t>Utqiaġvik</w:t>
      </w:r>
      <w:proofErr w:type="spellEnd"/>
      <w:r w:rsidR="00EB0A69">
        <w:rPr>
          <w:color w:val="222222"/>
          <w:shd w:val="clear" w:color="auto" w:fill="FFFFFF"/>
        </w:rPr>
        <w:t xml:space="preserve"> college-level </w:t>
      </w:r>
      <w:r>
        <w:rPr>
          <w:color w:val="222222"/>
          <w:shd w:val="clear" w:color="auto" w:fill="FFFFFF"/>
        </w:rPr>
        <w:t xml:space="preserve">student to 1) travel to the analytical lab at </w:t>
      </w:r>
      <w:r w:rsidR="00EF58EA">
        <w:rPr>
          <w:color w:val="222222"/>
          <w:shd w:val="clear" w:color="auto" w:fill="FFFFFF"/>
        </w:rPr>
        <w:t xml:space="preserve">co-I Linley’s institution, PNNL, to observe sample processing, and 2) travel to the Alaska Marine Science Symposium to present a poster on the project including aspects of the field collection, lab sample processing, and </w:t>
      </w:r>
      <w:r w:rsidR="00CB565F">
        <w:rPr>
          <w:color w:val="222222"/>
          <w:shd w:val="clear" w:color="auto" w:fill="FFFFFF"/>
        </w:rPr>
        <w:t>data analysis. Thus, BOEM funding for the project will directly invest in the STEM training of university-level stude</w:t>
      </w:r>
      <w:r w:rsidR="00CA2CFE">
        <w:rPr>
          <w:color w:val="222222"/>
          <w:shd w:val="clear" w:color="auto" w:fill="FFFFFF"/>
        </w:rPr>
        <w:t>n</w:t>
      </w:r>
      <w:r w:rsidR="00CB565F">
        <w:rPr>
          <w:color w:val="222222"/>
          <w:shd w:val="clear" w:color="auto" w:fill="FFFFFF"/>
        </w:rPr>
        <w:t xml:space="preserve">ts from the </w:t>
      </w:r>
      <w:proofErr w:type="spellStart"/>
      <w:r w:rsidR="00CB565F" w:rsidRPr="00923632">
        <w:rPr>
          <w:color w:val="222222"/>
          <w:shd w:val="clear" w:color="auto" w:fill="FFFFFF"/>
        </w:rPr>
        <w:t>Utqiaġvik</w:t>
      </w:r>
      <w:proofErr w:type="spellEnd"/>
      <w:r w:rsidR="00CB565F">
        <w:rPr>
          <w:color w:val="222222"/>
          <w:shd w:val="clear" w:color="auto" w:fill="FFFFFF"/>
        </w:rPr>
        <w:t xml:space="preserve"> area – a region where the results of this project have important relevance for local communities. </w:t>
      </w:r>
      <w:r w:rsidR="00A349F5">
        <w:rPr>
          <w:color w:val="222222"/>
          <w:shd w:val="clear" w:color="auto" w:fill="FFFFFF"/>
        </w:rPr>
        <w:t xml:space="preserve">Local outreach activities are described more fully below. </w:t>
      </w:r>
    </w:p>
    <w:p w14:paraId="63C3BEBF" w14:textId="77777777" w:rsidR="004E1388" w:rsidRDefault="004E1388"/>
    <w:p w14:paraId="14200A87" w14:textId="50490DAE" w:rsidR="00372FEC" w:rsidRPr="00A04615" w:rsidRDefault="00B03E31">
      <w:pPr>
        <w:rPr>
          <w:i/>
          <w:iCs/>
        </w:rPr>
      </w:pPr>
      <w:r w:rsidRPr="00F165A4">
        <w:rPr>
          <w:i/>
          <w:iCs/>
        </w:rPr>
        <w:t>n) Local and Scientific Outreach:</w:t>
      </w:r>
    </w:p>
    <w:p w14:paraId="63CA0E39" w14:textId="54885F0F" w:rsidR="00AD3489" w:rsidRDefault="00CB0DB9">
      <w:r>
        <w:t xml:space="preserve">Outreach plans funded by the $5000 BOEM investment will include travel for an advanced </w:t>
      </w:r>
      <w:proofErr w:type="spellStart"/>
      <w:r w:rsidRPr="00923632">
        <w:rPr>
          <w:color w:val="222222"/>
          <w:shd w:val="clear" w:color="auto" w:fill="FFFFFF"/>
        </w:rPr>
        <w:t>Utqiaġvik</w:t>
      </w:r>
      <w:proofErr w:type="spellEnd"/>
      <w:r>
        <w:rPr>
          <w:color w:val="222222"/>
          <w:shd w:val="clear" w:color="auto" w:fill="FFFFFF"/>
        </w:rPr>
        <w:t xml:space="preserve"> college-level student to attend AMSS and present a poster on their involvement in fieldwork</w:t>
      </w:r>
      <w:r w:rsidR="00373E69">
        <w:rPr>
          <w:color w:val="222222"/>
          <w:shd w:val="clear" w:color="auto" w:fill="FFFFFF"/>
        </w:rPr>
        <w:t xml:space="preserve"> and</w:t>
      </w:r>
      <w:r>
        <w:rPr>
          <w:color w:val="222222"/>
          <w:shd w:val="clear" w:color="auto" w:fill="FFFFFF"/>
        </w:rPr>
        <w:t xml:space="preserve"> visit the PNNL lab</w:t>
      </w:r>
      <w:r w:rsidR="00373E69">
        <w:rPr>
          <w:color w:val="222222"/>
          <w:shd w:val="clear" w:color="auto" w:fill="FFFFFF"/>
        </w:rPr>
        <w:t xml:space="preserve">. These funds will also cover </w:t>
      </w:r>
      <w:r w:rsidR="00D14DF1">
        <w:rPr>
          <w:color w:val="222222"/>
          <w:shd w:val="clear" w:color="auto" w:fill="FFFFFF"/>
        </w:rPr>
        <w:t xml:space="preserve">materials for poster and newsletter presentations in </w:t>
      </w:r>
      <w:proofErr w:type="spellStart"/>
      <w:r w:rsidR="00D14DF1" w:rsidRPr="00923632">
        <w:rPr>
          <w:color w:val="222222"/>
          <w:shd w:val="clear" w:color="auto" w:fill="FFFFFF"/>
        </w:rPr>
        <w:t>Utqiaġvi</w:t>
      </w:r>
      <w:r w:rsidR="00D14DF1">
        <w:rPr>
          <w:color w:val="222222"/>
          <w:shd w:val="clear" w:color="auto" w:fill="FFFFFF"/>
        </w:rPr>
        <w:t>k</w:t>
      </w:r>
      <w:proofErr w:type="spellEnd"/>
      <w:r w:rsidR="00D14DF1">
        <w:rPr>
          <w:color w:val="222222"/>
          <w:shd w:val="clear" w:color="auto" w:fill="FFFFFF"/>
        </w:rPr>
        <w:t xml:space="preserve"> and Cordova. Additionally, outreach and scientific presentations </w:t>
      </w:r>
      <w:r w:rsidR="00A1306E">
        <w:rPr>
          <w:color w:val="222222"/>
          <w:shd w:val="clear" w:color="auto" w:fill="FFFFFF"/>
        </w:rPr>
        <w:t xml:space="preserve">to conference attendees and local community members </w:t>
      </w:r>
      <w:r w:rsidR="00D14DF1">
        <w:rPr>
          <w:color w:val="222222"/>
          <w:shd w:val="clear" w:color="auto" w:fill="FFFFFF"/>
        </w:rPr>
        <w:t xml:space="preserve">are planned by investigators Gorman (AMSS), </w:t>
      </w:r>
      <w:proofErr w:type="spellStart"/>
      <w:r w:rsidR="00D14DF1">
        <w:rPr>
          <w:color w:val="222222"/>
          <w:shd w:val="clear" w:color="auto" w:fill="FFFFFF"/>
        </w:rPr>
        <w:t>Sformo</w:t>
      </w:r>
      <w:proofErr w:type="spellEnd"/>
      <w:r w:rsidR="00D14DF1">
        <w:rPr>
          <w:color w:val="222222"/>
          <w:shd w:val="clear" w:color="auto" w:fill="FFFFFF"/>
        </w:rPr>
        <w:t xml:space="preserve"> (</w:t>
      </w:r>
      <w:proofErr w:type="spellStart"/>
      <w:r w:rsidR="00D14DF1" w:rsidRPr="00923632">
        <w:rPr>
          <w:color w:val="222222"/>
          <w:shd w:val="clear" w:color="auto" w:fill="FFFFFF"/>
        </w:rPr>
        <w:t>Utqiaġvik</w:t>
      </w:r>
      <w:proofErr w:type="spellEnd"/>
      <w:r w:rsidR="00D14DF1">
        <w:rPr>
          <w:color w:val="222222"/>
          <w:shd w:val="clear" w:color="auto" w:fill="FFFFFF"/>
        </w:rPr>
        <w:t>), and Rand (Cordova).</w:t>
      </w:r>
    </w:p>
    <w:p w14:paraId="18666B44" w14:textId="77777777" w:rsidR="00AD3489" w:rsidRDefault="00AD3489"/>
    <w:p w14:paraId="21897C8E" w14:textId="327C117A" w:rsidR="00B03E31" w:rsidRDefault="00B03E31">
      <w:r>
        <w:br w:type="page"/>
      </w:r>
    </w:p>
    <w:p w14:paraId="714D021D" w14:textId="70BBF9B0" w:rsidR="00F36E22" w:rsidRPr="00507D2B" w:rsidRDefault="00B03E31">
      <w:pPr>
        <w:rPr>
          <w:i/>
          <w:iCs/>
        </w:rPr>
      </w:pPr>
      <w:r w:rsidRPr="00F165A4">
        <w:rPr>
          <w:i/>
          <w:iCs/>
        </w:rPr>
        <w:lastRenderedPageBreak/>
        <w:t xml:space="preserve">o) Bibliography: </w:t>
      </w:r>
    </w:p>
    <w:p w14:paraId="4580AEC6" w14:textId="77777777" w:rsidR="002F7DF6" w:rsidRPr="002F7DF6" w:rsidRDefault="00F36E22" w:rsidP="002F7DF6">
      <w:pPr>
        <w:pStyle w:val="EndNoteBibliography"/>
        <w:ind w:left="720" w:hanging="720"/>
        <w:rPr>
          <w:noProof/>
        </w:rPr>
      </w:pPr>
      <w:r>
        <w:fldChar w:fldCharType="begin"/>
      </w:r>
      <w:r>
        <w:instrText xml:space="preserve"> ADDIN EN.REFLIST </w:instrText>
      </w:r>
      <w:r>
        <w:fldChar w:fldCharType="separate"/>
      </w:r>
      <w:r w:rsidR="002F7DF6" w:rsidRPr="002F7DF6">
        <w:rPr>
          <w:noProof/>
        </w:rPr>
        <w:t xml:space="preserve">Abdul-Aziz, O. I., N. J. Mantua, and K. W. Myers. 2011. Potential climate change impacts on thermal habitats of Pacific salmon (Oncorhynchus spp.) in the North Pacific Ocean and adjacent seas. Canadian Journal of Fisheries and Aquatic Sciences </w:t>
      </w:r>
      <w:r w:rsidR="002F7DF6" w:rsidRPr="002F7DF6">
        <w:rPr>
          <w:b/>
          <w:noProof/>
        </w:rPr>
        <w:t>68</w:t>
      </w:r>
      <w:r w:rsidR="002F7DF6" w:rsidRPr="002F7DF6">
        <w:rPr>
          <w:noProof/>
        </w:rPr>
        <w:t>:1660-1680.</w:t>
      </w:r>
    </w:p>
    <w:p w14:paraId="2B276547" w14:textId="77777777" w:rsidR="002F7DF6" w:rsidRPr="002F7DF6" w:rsidRDefault="002F7DF6" w:rsidP="002F7DF6">
      <w:pPr>
        <w:pStyle w:val="EndNoteBibliography"/>
        <w:ind w:left="720" w:hanging="720"/>
        <w:rPr>
          <w:noProof/>
        </w:rPr>
      </w:pPr>
      <w:r w:rsidRPr="002F7DF6">
        <w:rPr>
          <w:noProof/>
        </w:rPr>
        <w:t xml:space="preserve">Arai, T., T. Hirata, and Y. Takagi. 2007. Application of laser ablation ICPMS to trace the environmental history of chum salmon </w:t>
      </w:r>
      <w:r w:rsidRPr="002F7DF6">
        <w:rPr>
          <w:i/>
          <w:noProof/>
        </w:rPr>
        <w:t>Oncorhynchus keta</w:t>
      </w:r>
      <w:r w:rsidRPr="002F7DF6">
        <w:rPr>
          <w:noProof/>
        </w:rPr>
        <w:t xml:space="preserve">. Marine Environmental Research </w:t>
      </w:r>
      <w:r w:rsidRPr="002F7DF6">
        <w:rPr>
          <w:b/>
          <w:noProof/>
        </w:rPr>
        <w:t>63</w:t>
      </w:r>
      <w:r w:rsidRPr="002F7DF6">
        <w:rPr>
          <w:noProof/>
        </w:rPr>
        <w:t>:55-66.</w:t>
      </w:r>
    </w:p>
    <w:p w14:paraId="3EA9C8C1" w14:textId="77777777" w:rsidR="002F7DF6" w:rsidRPr="002F7DF6" w:rsidRDefault="002F7DF6" w:rsidP="002F7DF6">
      <w:pPr>
        <w:pStyle w:val="EndNoteBibliography"/>
        <w:ind w:left="720" w:hanging="720"/>
        <w:rPr>
          <w:noProof/>
        </w:rPr>
      </w:pPr>
      <w:r w:rsidRPr="002F7DF6">
        <w:rPr>
          <w:noProof/>
        </w:rPr>
        <w:t>Bacon, J., J., T. R. Hepa, H. K. Brower Jr, M. Pederson, T. P. Olemaun, J. C. George, and G. G. Corrigan. 2011. Estimates of subsistence harvest for villages on the North Slope of Alaska, 1994-2003. North Slope Borough Department of Wildlife Management. Barrow, AK.</w:t>
      </w:r>
    </w:p>
    <w:p w14:paraId="1C0CC7D6" w14:textId="77777777" w:rsidR="002F7DF6" w:rsidRPr="002F7DF6" w:rsidRDefault="002F7DF6" w:rsidP="002F7DF6">
      <w:pPr>
        <w:pStyle w:val="EndNoteBibliography"/>
        <w:ind w:left="720" w:hanging="720"/>
        <w:rPr>
          <w:noProof/>
        </w:rPr>
      </w:pPr>
      <w:r w:rsidRPr="002F7DF6">
        <w:rPr>
          <w:noProof/>
        </w:rPr>
        <w:t xml:space="preserve">Barnett-Johnson, R., T. E. Pearson, F. C. Ramos, C. B. Grimes, and R. B. MacFarlane. 2008. Tracking natal origins of salmon using isotopes, otoliths, and landscape geology. Limnology and Oceanography </w:t>
      </w:r>
      <w:r w:rsidRPr="002F7DF6">
        <w:rPr>
          <w:b/>
          <w:noProof/>
        </w:rPr>
        <w:t>53</w:t>
      </w:r>
      <w:r w:rsidRPr="002F7DF6">
        <w:rPr>
          <w:noProof/>
        </w:rPr>
        <w:t>:1633–1642.</w:t>
      </w:r>
    </w:p>
    <w:p w14:paraId="74CC7B8A" w14:textId="77777777" w:rsidR="002F7DF6" w:rsidRPr="002F7DF6" w:rsidRDefault="002F7DF6" w:rsidP="002F7DF6">
      <w:pPr>
        <w:pStyle w:val="EndNoteBibliography"/>
        <w:ind w:left="720" w:hanging="720"/>
        <w:rPr>
          <w:noProof/>
        </w:rPr>
      </w:pPr>
      <w:r w:rsidRPr="002F7DF6">
        <w:rPr>
          <w:noProof/>
        </w:rPr>
        <w:t xml:space="preserve">Bataille, C. P., S. R. Brennan, J. Hartmann, N. Moosdorf, M. J. Wooller, and G. J. Bowen. 2014. A geostatistical framework for predicting variations in strontium concentrations and isotope ratios in Alaskan rivers. Chemical Geology </w:t>
      </w:r>
      <w:r w:rsidRPr="002F7DF6">
        <w:rPr>
          <w:b/>
          <w:noProof/>
        </w:rPr>
        <w:t>389</w:t>
      </w:r>
      <w:r w:rsidRPr="002F7DF6">
        <w:rPr>
          <w:noProof/>
        </w:rPr>
        <w:t>:1-15.</w:t>
      </w:r>
    </w:p>
    <w:p w14:paraId="77B123C5" w14:textId="77777777" w:rsidR="002F7DF6" w:rsidRPr="002F7DF6" w:rsidRDefault="002F7DF6" w:rsidP="002F7DF6">
      <w:pPr>
        <w:pStyle w:val="EndNoteBibliography"/>
        <w:ind w:left="720" w:hanging="720"/>
        <w:rPr>
          <w:noProof/>
        </w:rPr>
      </w:pPr>
      <w:r w:rsidRPr="002F7DF6">
        <w:rPr>
          <w:noProof/>
        </w:rPr>
        <w:t xml:space="preserve">Belt, S. T., G. Massé, L. L. Vare, S. J. Rowland, M. Poulin, M.-A. Sicre, M. Sampei, and L. Fortier. 2008. Distinctive 13C isotopic signature distinguishes a novel sea ice biomarker in Arctic sediments and sediment traps. Marine Chemistry </w:t>
      </w:r>
      <w:r w:rsidRPr="002F7DF6">
        <w:rPr>
          <w:b/>
          <w:noProof/>
        </w:rPr>
        <w:t>112</w:t>
      </w:r>
      <w:r w:rsidRPr="002F7DF6">
        <w:rPr>
          <w:noProof/>
        </w:rPr>
        <w:t>:158-167.</w:t>
      </w:r>
    </w:p>
    <w:p w14:paraId="3ABAA955" w14:textId="77777777" w:rsidR="002F7DF6" w:rsidRPr="002F7DF6" w:rsidRDefault="002F7DF6" w:rsidP="002F7DF6">
      <w:pPr>
        <w:pStyle w:val="EndNoteBibliography"/>
        <w:ind w:left="720" w:hanging="720"/>
        <w:rPr>
          <w:noProof/>
        </w:rPr>
      </w:pPr>
      <w:r w:rsidRPr="002F7DF6">
        <w:rPr>
          <w:noProof/>
        </w:rPr>
        <w:t>BOEM. 2017. 2016a Assessment of Oil and Gas Resources: Alaska Outer Continental Shelf Region. Anchorage, Alaska.</w:t>
      </w:r>
    </w:p>
    <w:p w14:paraId="0859CBD8" w14:textId="77777777" w:rsidR="002F7DF6" w:rsidRPr="002F7DF6" w:rsidRDefault="002F7DF6" w:rsidP="002F7DF6">
      <w:pPr>
        <w:pStyle w:val="EndNoteBibliography"/>
        <w:ind w:left="720" w:hanging="720"/>
        <w:rPr>
          <w:noProof/>
        </w:rPr>
      </w:pPr>
      <w:r w:rsidRPr="002F7DF6">
        <w:rPr>
          <w:noProof/>
        </w:rPr>
        <w:t xml:space="preserve">Brennan, S. R., D. P. Fernandez, G. Mackey, T. E. Cerling, C. P. Bataille, G. J. Bowen, and M. J. Wooller. 2014. Strontium isotope variation and carbonate versus silicate weathering in rivers from across Alaska: Implications for provenance studies. Chemical Geology </w:t>
      </w:r>
      <w:r w:rsidRPr="002F7DF6">
        <w:rPr>
          <w:b/>
          <w:noProof/>
        </w:rPr>
        <w:t>389</w:t>
      </w:r>
      <w:r w:rsidRPr="002F7DF6">
        <w:rPr>
          <w:noProof/>
        </w:rPr>
        <w:t>:167-181.</w:t>
      </w:r>
    </w:p>
    <w:p w14:paraId="7BABEC1B" w14:textId="77777777" w:rsidR="002F7DF6" w:rsidRPr="002F7DF6" w:rsidRDefault="002F7DF6" w:rsidP="002F7DF6">
      <w:pPr>
        <w:pStyle w:val="EndNoteBibliography"/>
        <w:ind w:left="720" w:hanging="720"/>
        <w:rPr>
          <w:noProof/>
        </w:rPr>
      </w:pPr>
      <w:r w:rsidRPr="002F7DF6">
        <w:rPr>
          <w:noProof/>
        </w:rPr>
        <w:t xml:space="preserve">Brennan, S. R., C. E. Zimmerman, D. P. Fernandez, T. E. Cerling, M. V. McPhee, and M. J. Wooller. 2015. Strontium isotopes delineate fine-scale natal origins and migration histories of Pacific salmon. Science Advances </w:t>
      </w:r>
      <w:r w:rsidRPr="002F7DF6">
        <w:rPr>
          <w:b/>
          <w:noProof/>
        </w:rPr>
        <w:t>1</w:t>
      </w:r>
      <w:r w:rsidRPr="002F7DF6">
        <w:rPr>
          <w:noProof/>
        </w:rPr>
        <w:t>.</w:t>
      </w:r>
    </w:p>
    <w:p w14:paraId="07DC47BA" w14:textId="77777777" w:rsidR="002F7DF6" w:rsidRPr="002F7DF6" w:rsidRDefault="002F7DF6" w:rsidP="002F7DF6">
      <w:pPr>
        <w:pStyle w:val="EndNoteBibliography"/>
        <w:ind w:left="720" w:hanging="720"/>
        <w:rPr>
          <w:noProof/>
        </w:rPr>
      </w:pPr>
      <w:r w:rsidRPr="002F7DF6">
        <w:rPr>
          <w:noProof/>
        </w:rPr>
        <w:t xml:space="preserve">Carothers, C., T. L. Sformo, S. Cotton, J. C. George, and P. A. H. Westley. 2019. Pacific Salmon in the Rapidly Changing Arctic: Exploring Local Knowledge and Emerging Fisheries in Utqiagvik and Nuiqsut, Alaska. Arctic </w:t>
      </w:r>
      <w:r w:rsidRPr="002F7DF6">
        <w:rPr>
          <w:b/>
          <w:noProof/>
        </w:rPr>
        <w:t>72</w:t>
      </w:r>
      <w:r w:rsidRPr="002F7DF6">
        <w:rPr>
          <w:noProof/>
        </w:rPr>
        <w:t>:273-288.</w:t>
      </w:r>
    </w:p>
    <w:p w14:paraId="61042B62" w14:textId="77777777" w:rsidR="002F7DF6" w:rsidRPr="002F7DF6" w:rsidRDefault="002F7DF6" w:rsidP="002F7DF6">
      <w:pPr>
        <w:pStyle w:val="EndNoteBibliography"/>
        <w:ind w:left="720" w:hanging="720"/>
        <w:rPr>
          <w:noProof/>
        </w:rPr>
      </w:pPr>
      <w:r w:rsidRPr="002F7DF6">
        <w:rPr>
          <w:noProof/>
        </w:rPr>
        <w:t xml:space="preserve">Criddle, K. R., and I. Shimizu. 2014. The Economic Importance of Wild Pacific Salmon. Pages 269-306 </w:t>
      </w:r>
      <w:r w:rsidRPr="002F7DF6">
        <w:rPr>
          <w:i/>
          <w:noProof/>
        </w:rPr>
        <w:t>in</w:t>
      </w:r>
      <w:r w:rsidRPr="002F7DF6">
        <w:rPr>
          <w:noProof/>
        </w:rPr>
        <w:t xml:space="preserve"> P. T. K. Woo and D. J. Noakes, editors. Salmon: Biology, Ecological Impacts and Economic Importance. Nova Science Publishers, Inc.</w:t>
      </w:r>
    </w:p>
    <w:p w14:paraId="6623C519" w14:textId="77777777" w:rsidR="002F7DF6" w:rsidRPr="002F7DF6" w:rsidRDefault="002F7DF6" w:rsidP="002F7DF6">
      <w:pPr>
        <w:pStyle w:val="EndNoteBibliography"/>
        <w:ind w:left="720" w:hanging="720"/>
        <w:rPr>
          <w:noProof/>
        </w:rPr>
      </w:pPr>
      <w:r w:rsidRPr="002F7DF6">
        <w:rPr>
          <w:noProof/>
        </w:rPr>
        <w:t xml:space="preserve">Crozier, L. G., A. P. Hendry, P. W. Lawson, T. P. Quinn, N. J. Mantua, J. Battin, R. G. Shaw, and R. B. Huey. 2008. Potential responses to climate change in organisms with complex life histories: evolution and plasticity in Pacific salmon. Evolutionary Applications </w:t>
      </w:r>
      <w:r w:rsidRPr="002F7DF6">
        <w:rPr>
          <w:b/>
          <w:noProof/>
        </w:rPr>
        <w:t>1</w:t>
      </w:r>
      <w:r w:rsidRPr="002F7DF6">
        <w:rPr>
          <w:noProof/>
        </w:rPr>
        <w:t>:252-270.</w:t>
      </w:r>
    </w:p>
    <w:p w14:paraId="20BC7A13" w14:textId="77777777" w:rsidR="002F7DF6" w:rsidRPr="002F7DF6" w:rsidRDefault="002F7DF6" w:rsidP="002F7DF6">
      <w:pPr>
        <w:pStyle w:val="EndNoteBibliography"/>
        <w:ind w:left="720" w:hanging="720"/>
        <w:rPr>
          <w:noProof/>
        </w:rPr>
      </w:pPr>
      <w:r w:rsidRPr="002F7DF6">
        <w:rPr>
          <w:noProof/>
        </w:rPr>
        <w:t xml:space="preserve">Doubleday, Z. A., C. Izzo, S. H. Woodcock, and B. M. Gillanders. 2013. Relative contribution of water and diet to otolith chemistry in freshwater fish. Aquatic Biology </w:t>
      </w:r>
      <w:r w:rsidRPr="002F7DF6">
        <w:rPr>
          <w:b/>
          <w:noProof/>
        </w:rPr>
        <w:t>18</w:t>
      </w:r>
      <w:r w:rsidRPr="002F7DF6">
        <w:rPr>
          <w:noProof/>
        </w:rPr>
        <w:t>:271-280.</w:t>
      </w:r>
    </w:p>
    <w:p w14:paraId="15AB3206" w14:textId="77777777" w:rsidR="002F7DF6" w:rsidRPr="002F7DF6" w:rsidRDefault="002F7DF6" w:rsidP="002F7DF6">
      <w:pPr>
        <w:pStyle w:val="EndNoteBibliography"/>
        <w:ind w:left="720" w:hanging="720"/>
        <w:rPr>
          <w:noProof/>
        </w:rPr>
      </w:pPr>
      <w:r w:rsidRPr="002F7DF6">
        <w:rPr>
          <w:noProof/>
        </w:rPr>
        <w:t>Dunmall, K. M., J. D. Reist, E. C. Carmack, J. A. Babaluk, M. P. Heide- Jørgensen, and M. F. Docker. 2013. Pacific salmon in the Arctic: Harbingers of change.</w:t>
      </w:r>
      <w:r w:rsidRPr="002F7DF6">
        <w:rPr>
          <w:i/>
          <w:noProof/>
        </w:rPr>
        <w:t>in</w:t>
      </w:r>
      <w:r w:rsidRPr="002F7DF6">
        <w:rPr>
          <w:noProof/>
        </w:rPr>
        <w:t xml:space="preserve"> F. J. Mueter, D. M. S. Dickson, H. P. Huntington, J. R. Irvine, E. A. Logerwell, S. A. MacLean, L. T. Quakenbush, and C. Rosa, editors. Responses of Arctic marine ecosystems to climate change. Alaska Sea Grant, University of Alaska Fairbanks., Fairbanks.</w:t>
      </w:r>
    </w:p>
    <w:p w14:paraId="36675459" w14:textId="77777777" w:rsidR="002F7DF6" w:rsidRPr="002F7DF6" w:rsidRDefault="002F7DF6" w:rsidP="002F7DF6">
      <w:pPr>
        <w:pStyle w:val="EndNoteBibliography"/>
        <w:ind w:left="720" w:hanging="720"/>
        <w:rPr>
          <w:noProof/>
        </w:rPr>
      </w:pPr>
      <w:r w:rsidRPr="002F7DF6">
        <w:rPr>
          <w:noProof/>
        </w:rPr>
        <w:lastRenderedPageBreak/>
        <w:t>Farley, E. V., J. M. Murphy, K. Cieciel, Howard, E. M. Yasumiishi, K. Dunmall, T. Sformo, and P. S. Rand. in revision, May 2020. Response of pink salmon to climate warming in the northern Bering Sea. Deep-Sea Research Part Ii-Topical Studies in Oceanography.</w:t>
      </w:r>
    </w:p>
    <w:p w14:paraId="697C3D2C" w14:textId="77777777" w:rsidR="002F7DF6" w:rsidRPr="002F7DF6" w:rsidRDefault="002F7DF6" w:rsidP="002F7DF6">
      <w:pPr>
        <w:pStyle w:val="EndNoteBibliography"/>
        <w:ind w:left="720" w:hanging="720"/>
        <w:rPr>
          <w:noProof/>
        </w:rPr>
      </w:pPr>
      <w:r w:rsidRPr="002F7DF6">
        <w:rPr>
          <w:noProof/>
        </w:rPr>
        <w:t xml:space="preserve">Heard, W. R. 1991. Life history of pink salmon. Pages 119-230 </w:t>
      </w:r>
      <w:r w:rsidRPr="002F7DF6">
        <w:rPr>
          <w:i/>
          <w:noProof/>
        </w:rPr>
        <w:t>in</w:t>
      </w:r>
      <w:r w:rsidRPr="002F7DF6">
        <w:rPr>
          <w:noProof/>
        </w:rPr>
        <w:t xml:space="preserve"> C. Groot and L. Margolis, editors. Pacific salmon life histories. University of British Columbia Press, Vancouver, British Columbia, Canada.</w:t>
      </w:r>
    </w:p>
    <w:p w14:paraId="6582C0B3" w14:textId="77777777" w:rsidR="002F7DF6" w:rsidRPr="002F7DF6" w:rsidRDefault="002F7DF6" w:rsidP="002F7DF6">
      <w:pPr>
        <w:pStyle w:val="EndNoteBibliography"/>
        <w:ind w:left="720" w:hanging="720"/>
        <w:rPr>
          <w:noProof/>
        </w:rPr>
      </w:pPr>
      <w:r w:rsidRPr="002F7DF6">
        <w:rPr>
          <w:noProof/>
        </w:rPr>
        <w:t xml:space="preserve">Hegg, J. C., B. P. Kennedy, P. M. Chittaro, and R. W. Zabel. 2013. Spatial structuring of an evolving life-history strategy under altered environmental conditions. Oecologia </w:t>
      </w:r>
      <w:r w:rsidRPr="002F7DF6">
        <w:rPr>
          <w:b/>
          <w:noProof/>
        </w:rPr>
        <w:t>172</w:t>
      </w:r>
      <w:r w:rsidRPr="002F7DF6">
        <w:rPr>
          <w:noProof/>
        </w:rPr>
        <w:t>:1017-1029.</w:t>
      </w:r>
    </w:p>
    <w:p w14:paraId="1DEB3205" w14:textId="77777777" w:rsidR="002F7DF6" w:rsidRPr="002F7DF6" w:rsidRDefault="002F7DF6" w:rsidP="002F7DF6">
      <w:pPr>
        <w:pStyle w:val="EndNoteBibliography"/>
        <w:ind w:left="720" w:hanging="720"/>
        <w:rPr>
          <w:noProof/>
        </w:rPr>
      </w:pPr>
      <w:r w:rsidRPr="002F7DF6">
        <w:rPr>
          <w:noProof/>
        </w:rPr>
        <w:t xml:space="preserve">Huntington, H. P., S. L. Danielson, F. K. Wiese, M. Baker, P. Boveng, J. J. Citta, A. De Robertis, D. M. S. Dickson, E. Farley, J. C. George, K. Iken, D. G. Kimmel, K. Kuletz, C. Ladd, R. Levine, L. Quakenbush, P. Stabeno, K. M. Stafford, D. Stockwell, and C. Wilson. 2020. Evidence suggests potential transformation of the Pacific Arctic ecosystem is underway. Nature Climate Change </w:t>
      </w:r>
      <w:r w:rsidRPr="002F7DF6">
        <w:rPr>
          <w:b/>
          <w:noProof/>
        </w:rPr>
        <w:t>10</w:t>
      </w:r>
      <w:r w:rsidRPr="002F7DF6">
        <w:rPr>
          <w:noProof/>
        </w:rPr>
        <w:t>:342-+.</w:t>
      </w:r>
    </w:p>
    <w:p w14:paraId="5FE58E8F" w14:textId="77777777" w:rsidR="002F7DF6" w:rsidRPr="002F7DF6" w:rsidRDefault="002F7DF6" w:rsidP="002F7DF6">
      <w:pPr>
        <w:pStyle w:val="EndNoteBibliography"/>
        <w:ind w:left="720" w:hanging="720"/>
        <w:rPr>
          <w:noProof/>
        </w:rPr>
      </w:pPr>
      <w:r w:rsidRPr="002F7DF6">
        <w:rPr>
          <w:noProof/>
        </w:rPr>
        <w:t>IPCC. 2014. Climate change 2014: Synthesis report. Contribution of Working Groups I, II and III to the Fifth Assessment Report of the Intergovernmental Panel on Climate Change. Core Writing Team, Pachauri, R.K., and Meyer, L.A., eds. Geneva, Switzerland: IPCC. 151 p.</w:t>
      </w:r>
    </w:p>
    <w:p w14:paraId="73CE4355" w14:textId="77777777" w:rsidR="002F7DF6" w:rsidRPr="002F7DF6" w:rsidRDefault="002F7DF6" w:rsidP="002F7DF6">
      <w:pPr>
        <w:pStyle w:val="EndNoteBibliography"/>
        <w:ind w:left="720" w:hanging="720"/>
        <w:rPr>
          <w:noProof/>
        </w:rPr>
      </w:pPr>
      <w:r w:rsidRPr="002F7DF6">
        <w:rPr>
          <w:noProof/>
        </w:rPr>
        <w:t xml:space="preserve">Irvine, J. R., R. W. Macdonald, R. J. Brown, L. Godbout, J. D. Reist, and E. C. Carmack. 2009. Salmon in the Arctic and How They Avoid Lethal Low Temperatures. North Pacific Anadromous Fish Commission Bulletin </w:t>
      </w:r>
      <w:r w:rsidRPr="002F7DF6">
        <w:rPr>
          <w:b/>
          <w:noProof/>
        </w:rPr>
        <w:t>No. 5</w:t>
      </w:r>
      <w:r w:rsidRPr="002F7DF6">
        <w:rPr>
          <w:noProof/>
        </w:rPr>
        <w:t>:39-50.</w:t>
      </w:r>
    </w:p>
    <w:p w14:paraId="77C73107" w14:textId="77777777" w:rsidR="002F7DF6" w:rsidRPr="002F7DF6" w:rsidRDefault="002F7DF6" w:rsidP="002F7DF6">
      <w:pPr>
        <w:pStyle w:val="EndNoteBibliography"/>
        <w:ind w:left="720" w:hanging="720"/>
        <w:rPr>
          <w:noProof/>
        </w:rPr>
      </w:pPr>
      <w:r w:rsidRPr="002F7DF6">
        <w:rPr>
          <w:noProof/>
        </w:rPr>
        <w:t>Janak, J. M., and T. J. Linley. in preperation. Experimental partitioning of maternal and exogenous diet contributions to otolith 87Sr/86Sr in Kokanee Salmon (</w:t>
      </w:r>
      <w:r w:rsidRPr="002F7DF6">
        <w:rPr>
          <w:i/>
          <w:noProof/>
        </w:rPr>
        <w:t>Oncorhynchus nerka</w:t>
      </w:r>
      <w:r w:rsidRPr="002F7DF6">
        <w:rPr>
          <w:noProof/>
        </w:rPr>
        <w:t>).</w:t>
      </w:r>
    </w:p>
    <w:p w14:paraId="6C088C1C" w14:textId="77777777" w:rsidR="002F7DF6" w:rsidRPr="002F7DF6" w:rsidRDefault="002F7DF6" w:rsidP="002F7DF6">
      <w:pPr>
        <w:pStyle w:val="EndNoteBibliography"/>
        <w:ind w:left="720" w:hanging="720"/>
        <w:rPr>
          <w:noProof/>
        </w:rPr>
      </w:pPr>
      <w:r w:rsidRPr="002F7DF6">
        <w:rPr>
          <w:noProof/>
        </w:rPr>
        <w:t xml:space="preserve">Logerwell, E., M. Busby, C. Carothers, S. Cotton, J. Duffy-Anderson, E. Farley, P. Goddard, R. Heintz, B. Holladay, J. Horne, S. Johnson, B. Lauth, L. Moulton, D. Neff, B. Norcross, S. Parker-Stetter, J. Seigle, and T. Sformo. 2015. Fish communities across a spectrum of habitats in the western Beaufort Sea and Chukchi Sea. Progress in Oceanography </w:t>
      </w:r>
      <w:r w:rsidRPr="002F7DF6">
        <w:rPr>
          <w:b/>
          <w:noProof/>
        </w:rPr>
        <w:t>136</w:t>
      </w:r>
      <w:r w:rsidRPr="002F7DF6">
        <w:rPr>
          <w:noProof/>
        </w:rPr>
        <w:t>:115-132.</w:t>
      </w:r>
    </w:p>
    <w:p w14:paraId="15742032" w14:textId="77777777" w:rsidR="002F7DF6" w:rsidRPr="002F7DF6" w:rsidRDefault="002F7DF6" w:rsidP="002F7DF6">
      <w:pPr>
        <w:pStyle w:val="EndNoteBibliography"/>
        <w:ind w:left="720" w:hanging="720"/>
        <w:rPr>
          <w:noProof/>
        </w:rPr>
      </w:pPr>
      <w:r w:rsidRPr="002F7DF6">
        <w:rPr>
          <w:noProof/>
        </w:rPr>
        <w:t xml:space="preserve">Mantua, N. J. 2015. Shifting patterns in Pacific climate, West Coast salmon survival rates, and increased volatility in ecosystem services. Proceedings of the National Academy of Sciences of the United States of America </w:t>
      </w:r>
      <w:r w:rsidRPr="002F7DF6">
        <w:rPr>
          <w:b/>
          <w:noProof/>
        </w:rPr>
        <w:t>112</w:t>
      </w:r>
      <w:r w:rsidRPr="002F7DF6">
        <w:rPr>
          <w:noProof/>
        </w:rPr>
        <w:t>:10823-10824.</w:t>
      </w:r>
    </w:p>
    <w:p w14:paraId="75A0875E" w14:textId="77777777" w:rsidR="002F7DF6" w:rsidRPr="002F7DF6" w:rsidRDefault="002F7DF6" w:rsidP="002F7DF6">
      <w:pPr>
        <w:pStyle w:val="EndNoteBibliography"/>
        <w:ind w:left="720" w:hanging="720"/>
        <w:rPr>
          <w:noProof/>
        </w:rPr>
      </w:pPr>
      <w:r w:rsidRPr="002F7DF6">
        <w:rPr>
          <w:noProof/>
        </w:rPr>
        <w:t xml:space="preserve">Millane, M., L. Walsh, W. K. Roche, and P. G. Gargan. 2019. Unprecedented widespread occurrence of Pink Salmon Oncorhynchus gorbuscha in Ireland in 2017. Journal of Fish Biology </w:t>
      </w:r>
      <w:r w:rsidRPr="002F7DF6">
        <w:rPr>
          <w:b/>
          <w:noProof/>
        </w:rPr>
        <w:t>95</w:t>
      </w:r>
      <w:r w:rsidRPr="002F7DF6">
        <w:rPr>
          <w:noProof/>
        </w:rPr>
        <w:t>:651-654.</w:t>
      </w:r>
    </w:p>
    <w:p w14:paraId="0DFC0D46" w14:textId="77777777" w:rsidR="002F7DF6" w:rsidRPr="002F7DF6" w:rsidRDefault="002F7DF6" w:rsidP="002F7DF6">
      <w:pPr>
        <w:pStyle w:val="EndNoteBibliography"/>
        <w:ind w:left="720" w:hanging="720"/>
        <w:rPr>
          <w:noProof/>
        </w:rPr>
      </w:pPr>
      <w:r w:rsidRPr="002F7DF6">
        <w:rPr>
          <w:noProof/>
        </w:rPr>
        <w:t xml:space="preserve">Millot, R., J. Gaillardet, B. Dupre, and C. J. Allegre. 2003. Northern latitude chemical weathering rates: Clues from the Mackenzie River Basin, Canada. Geochimica Et Cosmochimica Acta </w:t>
      </w:r>
      <w:r w:rsidRPr="002F7DF6">
        <w:rPr>
          <w:b/>
          <w:noProof/>
        </w:rPr>
        <w:t>67</w:t>
      </w:r>
      <w:r w:rsidRPr="002F7DF6">
        <w:rPr>
          <w:noProof/>
        </w:rPr>
        <w:t>:1305-1329.</w:t>
      </w:r>
    </w:p>
    <w:p w14:paraId="5F0DCC45" w14:textId="77777777" w:rsidR="002F7DF6" w:rsidRPr="002F7DF6" w:rsidRDefault="002F7DF6" w:rsidP="002F7DF6">
      <w:pPr>
        <w:pStyle w:val="EndNoteBibliography"/>
        <w:ind w:left="720" w:hanging="720"/>
        <w:rPr>
          <w:noProof/>
        </w:rPr>
      </w:pPr>
      <w:r w:rsidRPr="002F7DF6">
        <w:rPr>
          <w:noProof/>
        </w:rPr>
        <w:t xml:space="preserve">Moss, J. H., J. M. Murphy, E. V. Farley, L. B. Eisner, and A. G. Andrews. 2009. Juvenile pink and chum salmon distribution, diet, and growth in the northern Bering and Chukchi Seas. North Pacific Anadromous Fish Commission Bulletin </w:t>
      </w:r>
      <w:r w:rsidRPr="002F7DF6">
        <w:rPr>
          <w:b/>
          <w:noProof/>
        </w:rPr>
        <w:t>No. 5</w:t>
      </w:r>
      <w:r w:rsidRPr="002F7DF6">
        <w:rPr>
          <w:noProof/>
        </w:rPr>
        <w:t>:191 – 196.</w:t>
      </w:r>
    </w:p>
    <w:p w14:paraId="5019E32B" w14:textId="77777777" w:rsidR="002F7DF6" w:rsidRPr="002F7DF6" w:rsidRDefault="002F7DF6" w:rsidP="002F7DF6">
      <w:pPr>
        <w:pStyle w:val="EndNoteBibliography"/>
        <w:ind w:left="720" w:hanging="720"/>
        <w:rPr>
          <w:noProof/>
        </w:rPr>
      </w:pPr>
      <w:r w:rsidRPr="002F7DF6">
        <w:rPr>
          <w:noProof/>
        </w:rPr>
        <w:t xml:space="preserve">Murphy, J. M., K. G. Howard, J. C. Gann, K. C. Cieciel, W. D. Templin, and C. M. Guthrie. 2017. Juvenile Chinook Salmon abundance in the northern Bering Sea: Implications for future returns and fisheries in the Yukon River. Deep-Sea Research Part Ii-Topical Studies in Oceanography </w:t>
      </w:r>
      <w:r w:rsidRPr="002F7DF6">
        <w:rPr>
          <w:b/>
          <w:noProof/>
        </w:rPr>
        <w:t>135</w:t>
      </w:r>
      <w:r w:rsidRPr="002F7DF6">
        <w:rPr>
          <w:noProof/>
        </w:rPr>
        <w:t>:156-167.</w:t>
      </w:r>
    </w:p>
    <w:p w14:paraId="4AD3AAFD" w14:textId="77777777" w:rsidR="002F7DF6" w:rsidRPr="002F7DF6" w:rsidRDefault="002F7DF6" w:rsidP="002F7DF6">
      <w:pPr>
        <w:pStyle w:val="EndNoteBibliography"/>
        <w:ind w:left="720" w:hanging="720"/>
        <w:rPr>
          <w:noProof/>
        </w:rPr>
      </w:pPr>
      <w:r w:rsidRPr="002F7DF6">
        <w:rPr>
          <w:noProof/>
        </w:rPr>
        <w:lastRenderedPageBreak/>
        <w:t xml:space="preserve">Nielsen, J. L., G. T. Ruggerone, and C. E. Zimmerman. 2013. Adaptive strategies and life history characteristics in a warming climate: Salmon in the Arctic? Environmental Biology of Fishes </w:t>
      </w:r>
      <w:r w:rsidRPr="002F7DF6">
        <w:rPr>
          <w:b/>
          <w:noProof/>
        </w:rPr>
        <w:t>96</w:t>
      </w:r>
      <w:r w:rsidRPr="002F7DF6">
        <w:rPr>
          <w:noProof/>
        </w:rPr>
        <w:t>:1187-1226.</w:t>
      </w:r>
    </w:p>
    <w:p w14:paraId="7FD592EC" w14:textId="77777777" w:rsidR="002F7DF6" w:rsidRPr="002F7DF6" w:rsidRDefault="002F7DF6" w:rsidP="002F7DF6">
      <w:pPr>
        <w:pStyle w:val="EndNoteBibliography"/>
        <w:ind w:left="720" w:hanging="720"/>
        <w:rPr>
          <w:noProof/>
        </w:rPr>
      </w:pPr>
      <w:r w:rsidRPr="002F7DF6">
        <w:rPr>
          <w:noProof/>
        </w:rPr>
        <w:t xml:space="preserve">Panella, G. 1980. Growth patterns in fish sagittae. Pages 519–560 </w:t>
      </w:r>
      <w:r w:rsidRPr="002F7DF6">
        <w:rPr>
          <w:i/>
          <w:noProof/>
        </w:rPr>
        <w:t>in</w:t>
      </w:r>
      <w:r w:rsidRPr="002F7DF6">
        <w:rPr>
          <w:noProof/>
        </w:rPr>
        <w:t xml:space="preserve"> D. C. Rhodes and R. A. Lutz, editors. Skeletal growth of aquatic organisms. Plenum Press, New York.</w:t>
      </w:r>
    </w:p>
    <w:p w14:paraId="7D289E9C" w14:textId="77777777" w:rsidR="002F7DF6" w:rsidRPr="002F7DF6" w:rsidRDefault="002F7DF6" w:rsidP="002F7DF6">
      <w:pPr>
        <w:pStyle w:val="EndNoteBibliography"/>
        <w:ind w:left="720" w:hanging="720"/>
        <w:rPr>
          <w:noProof/>
        </w:rPr>
      </w:pPr>
      <w:r w:rsidRPr="002F7DF6">
        <w:rPr>
          <w:noProof/>
        </w:rPr>
        <w:t xml:space="preserve">Parmesan, C. 2006. Ecological and evolutionary responses to recent climate change. Annual Review of Ecology Evolution and Systematics </w:t>
      </w:r>
      <w:r w:rsidRPr="002F7DF6">
        <w:rPr>
          <w:b/>
          <w:noProof/>
        </w:rPr>
        <w:t>37</w:t>
      </w:r>
      <w:r w:rsidRPr="002F7DF6">
        <w:rPr>
          <w:noProof/>
        </w:rPr>
        <w:t>:637 – 669.</w:t>
      </w:r>
    </w:p>
    <w:p w14:paraId="02E9FD36" w14:textId="77777777" w:rsidR="002F7DF6" w:rsidRPr="002F7DF6" w:rsidRDefault="002F7DF6" w:rsidP="002F7DF6">
      <w:pPr>
        <w:pStyle w:val="EndNoteBibliography"/>
        <w:ind w:left="720" w:hanging="720"/>
        <w:rPr>
          <w:noProof/>
        </w:rPr>
      </w:pPr>
      <w:r w:rsidRPr="002F7DF6">
        <w:rPr>
          <w:noProof/>
        </w:rPr>
        <w:t xml:space="preserve">Pinsky, M. L., B. Worm, M. J. Fogarty, J. L. Sarmiento, and S. A. Levin. 2013. Marine Taxa Track Local Climate Velocities. Science </w:t>
      </w:r>
      <w:r w:rsidRPr="002F7DF6">
        <w:rPr>
          <w:b/>
          <w:noProof/>
        </w:rPr>
        <w:t>341</w:t>
      </w:r>
      <w:r w:rsidRPr="002F7DF6">
        <w:rPr>
          <w:noProof/>
        </w:rPr>
        <w:t>:1239.</w:t>
      </w:r>
    </w:p>
    <w:p w14:paraId="0EB1C19B" w14:textId="77777777" w:rsidR="002F7DF6" w:rsidRPr="002F7DF6" w:rsidRDefault="002F7DF6" w:rsidP="002F7DF6">
      <w:pPr>
        <w:pStyle w:val="EndNoteBibliography"/>
        <w:ind w:left="720" w:hanging="720"/>
        <w:rPr>
          <w:noProof/>
        </w:rPr>
      </w:pPr>
      <w:r w:rsidRPr="002F7DF6">
        <w:rPr>
          <w:noProof/>
        </w:rPr>
        <w:t>Quinn, T. P. 2005. The Behavior and Ecology of Pacific Salmon and Trout. University of Washington Press, Seattle, WA, USA.</w:t>
      </w:r>
    </w:p>
    <w:p w14:paraId="13E04B40" w14:textId="77777777" w:rsidR="002F7DF6" w:rsidRPr="002F7DF6" w:rsidRDefault="002F7DF6" w:rsidP="002F7DF6">
      <w:pPr>
        <w:pStyle w:val="EndNoteBibliography"/>
        <w:ind w:left="720" w:hanging="720"/>
        <w:rPr>
          <w:noProof/>
        </w:rPr>
      </w:pPr>
      <w:r w:rsidRPr="002F7DF6">
        <w:rPr>
          <w:noProof/>
        </w:rPr>
        <w:t xml:space="preserve">Ruggerone, G. T., and J. R. Irvine. 2018. Numbers and Biomass of Natural- and Hatchery-Origin Pink Salmon, Chum Salmon, and Sockeye Salmon in the North Pacific Ocean, 1925-2015. Marine and Coastal Fisheries </w:t>
      </w:r>
      <w:r w:rsidRPr="002F7DF6">
        <w:rPr>
          <w:b/>
          <w:noProof/>
        </w:rPr>
        <w:t>10</w:t>
      </w:r>
      <w:r w:rsidRPr="002F7DF6">
        <w:rPr>
          <w:noProof/>
        </w:rPr>
        <w:t>:152-168.</w:t>
      </w:r>
    </w:p>
    <w:p w14:paraId="6AE19356" w14:textId="77777777" w:rsidR="002F7DF6" w:rsidRPr="002F7DF6" w:rsidRDefault="002F7DF6" w:rsidP="002F7DF6">
      <w:pPr>
        <w:pStyle w:val="EndNoteBibliography"/>
        <w:ind w:left="720" w:hanging="720"/>
        <w:rPr>
          <w:noProof/>
        </w:rPr>
      </w:pPr>
      <w:r w:rsidRPr="002F7DF6">
        <w:rPr>
          <w:noProof/>
        </w:rPr>
        <w:t xml:space="preserve">Sakamoto, T., K. Komatsu, K. Shirai, T. Higuchi, T. Ishimura, T. Setou, Y. Kamimura, C. Watanabe, and A. Kawabata. 2019. Combining microvolume isotope analysis and numerical simulation to reproduce fish migration history. Methods in Ecology and Evolution </w:t>
      </w:r>
      <w:r w:rsidRPr="002F7DF6">
        <w:rPr>
          <w:b/>
          <w:noProof/>
        </w:rPr>
        <w:t>10</w:t>
      </w:r>
      <w:r w:rsidRPr="002F7DF6">
        <w:rPr>
          <w:noProof/>
        </w:rPr>
        <w:t>:59-69.</w:t>
      </w:r>
    </w:p>
    <w:p w14:paraId="7F15FC62" w14:textId="77777777" w:rsidR="002F7DF6" w:rsidRPr="002F7DF6" w:rsidRDefault="002F7DF6" w:rsidP="002F7DF6">
      <w:pPr>
        <w:pStyle w:val="EndNoteBibliography"/>
        <w:ind w:left="720" w:hanging="720"/>
        <w:rPr>
          <w:noProof/>
        </w:rPr>
      </w:pPr>
      <w:r w:rsidRPr="002F7DF6">
        <w:rPr>
          <w:noProof/>
        </w:rPr>
        <w:t xml:space="preserve">Sandlund, O. T., H. H. Berntsen, P. Fiske, J. Kuusela, R. Muladal, E. Niemela, I. Uglem, T. Forseth, T. A. Mo, E. B. Thorstad, A. E. Veselov, K. W. Vollset, and A. V. Zubchenko. 2019. Pink salmon in Norway: the reluctant invader. Biological Invasions </w:t>
      </w:r>
      <w:r w:rsidRPr="002F7DF6">
        <w:rPr>
          <w:b/>
          <w:noProof/>
        </w:rPr>
        <w:t>21</w:t>
      </w:r>
      <w:r w:rsidRPr="002F7DF6">
        <w:rPr>
          <w:noProof/>
        </w:rPr>
        <w:t>:1033-1054.</w:t>
      </w:r>
    </w:p>
    <w:p w14:paraId="0AC4FE7D" w14:textId="77777777" w:rsidR="002F7DF6" w:rsidRPr="002F7DF6" w:rsidRDefault="002F7DF6" w:rsidP="002F7DF6">
      <w:pPr>
        <w:pStyle w:val="EndNoteBibliography"/>
        <w:ind w:left="720" w:hanging="720"/>
        <w:rPr>
          <w:noProof/>
        </w:rPr>
      </w:pPr>
      <w:r w:rsidRPr="002F7DF6">
        <w:rPr>
          <w:noProof/>
        </w:rPr>
        <w:t xml:space="preserve">Saupe, S. M., D. M. Schell, and W. B. Griffiths. 1989. Carbon-isotope ratio gradients in western Arctic zooplankton. Marine Biology </w:t>
      </w:r>
      <w:r w:rsidRPr="002F7DF6">
        <w:rPr>
          <w:b/>
          <w:noProof/>
        </w:rPr>
        <w:t>103</w:t>
      </w:r>
      <w:r w:rsidRPr="002F7DF6">
        <w:rPr>
          <w:noProof/>
        </w:rPr>
        <w:t>:427-432.</w:t>
      </w:r>
    </w:p>
    <w:p w14:paraId="3612B813" w14:textId="77777777" w:rsidR="002F7DF6" w:rsidRPr="002F7DF6" w:rsidRDefault="002F7DF6" w:rsidP="002F7DF6">
      <w:pPr>
        <w:pStyle w:val="EndNoteBibliography"/>
        <w:ind w:left="720" w:hanging="720"/>
        <w:rPr>
          <w:noProof/>
        </w:rPr>
      </w:pPr>
      <w:r w:rsidRPr="002F7DF6">
        <w:rPr>
          <w:noProof/>
        </w:rPr>
        <w:t xml:space="preserve">Schindler, D. E., R. Hilborn, B. Chasco, C. P. Boatright, T. P. Quinn, L. A. Rogers, and M. S. Webster. 2010. Population diversity and the portfolio effect in an exploited species. Nature </w:t>
      </w:r>
      <w:r w:rsidRPr="002F7DF6">
        <w:rPr>
          <w:b/>
          <w:noProof/>
        </w:rPr>
        <w:t>465</w:t>
      </w:r>
      <w:r w:rsidRPr="002F7DF6">
        <w:rPr>
          <w:noProof/>
        </w:rPr>
        <w:t>:609-612.</w:t>
      </w:r>
    </w:p>
    <w:p w14:paraId="0A9A6AD8" w14:textId="77777777" w:rsidR="002F7DF6" w:rsidRPr="002F7DF6" w:rsidRDefault="002F7DF6" w:rsidP="002F7DF6">
      <w:pPr>
        <w:pStyle w:val="EndNoteBibliography"/>
        <w:ind w:left="720" w:hanging="720"/>
        <w:rPr>
          <w:noProof/>
        </w:rPr>
      </w:pPr>
      <w:r w:rsidRPr="002F7DF6">
        <w:rPr>
          <w:noProof/>
        </w:rPr>
        <w:t>Secor, D. H., J. M. Dean, and E. H. Laban. 1991. Manual for otolith removal and preparation for microstructure examination. Baruch Institute Technical Report 91-1. University of South Carolina, Columbia, South Carolina.</w:t>
      </w:r>
    </w:p>
    <w:p w14:paraId="1655E86A" w14:textId="77777777" w:rsidR="002F7DF6" w:rsidRPr="002F7DF6" w:rsidRDefault="002F7DF6" w:rsidP="002F7DF6">
      <w:pPr>
        <w:pStyle w:val="EndNoteBibliography"/>
        <w:ind w:left="720" w:hanging="720"/>
        <w:rPr>
          <w:noProof/>
        </w:rPr>
      </w:pPr>
      <w:r w:rsidRPr="002F7DF6">
        <w:rPr>
          <w:noProof/>
        </w:rPr>
        <w:t xml:space="preserve">Trueman, C. N., K. M. MacKenzie, and M. R. Palmer. 2012. Identifying migrations in marine fishes through stable-isotope analysis. Journal of Fish Biology </w:t>
      </w:r>
      <w:r w:rsidRPr="002F7DF6">
        <w:rPr>
          <w:b/>
          <w:noProof/>
        </w:rPr>
        <w:t>81</w:t>
      </w:r>
      <w:r w:rsidRPr="002F7DF6">
        <w:rPr>
          <w:noProof/>
        </w:rPr>
        <w:t>:826-847.</w:t>
      </w:r>
    </w:p>
    <w:p w14:paraId="2667B2D5" w14:textId="77777777" w:rsidR="002F7DF6" w:rsidRPr="002F7DF6" w:rsidRDefault="002F7DF6" w:rsidP="002F7DF6">
      <w:pPr>
        <w:pStyle w:val="EndNoteBibliography"/>
        <w:ind w:left="720" w:hanging="720"/>
        <w:rPr>
          <w:noProof/>
        </w:rPr>
      </w:pPr>
      <w:r w:rsidRPr="002F7DF6">
        <w:rPr>
          <w:noProof/>
        </w:rPr>
        <w:t xml:space="preserve">Walther, B. D., and S. R. Thorrold. 2009. Inter-annual variability in isotope and elemental ratios recorded in otoliths of an anadromous fish. Journal of Geochemical Exploration </w:t>
      </w:r>
      <w:r w:rsidRPr="002F7DF6">
        <w:rPr>
          <w:b/>
          <w:noProof/>
        </w:rPr>
        <w:t>102</w:t>
      </w:r>
      <w:r w:rsidRPr="002F7DF6">
        <w:rPr>
          <w:noProof/>
        </w:rPr>
        <w:t>:181-186.</w:t>
      </w:r>
    </w:p>
    <w:p w14:paraId="44465E56" w14:textId="77777777" w:rsidR="002F7DF6" w:rsidRPr="002F7DF6" w:rsidRDefault="002F7DF6" w:rsidP="002F7DF6">
      <w:pPr>
        <w:pStyle w:val="EndNoteBibliography"/>
        <w:ind w:left="720" w:hanging="720"/>
        <w:rPr>
          <w:noProof/>
        </w:rPr>
      </w:pPr>
      <w:r w:rsidRPr="002F7DF6">
        <w:rPr>
          <w:noProof/>
        </w:rPr>
        <w:t xml:space="preserve">Wechter, M. E., B. R. Beckman, A. G. Andrews, A. H. Beaudreau, and M. V. McPhee. 2017. Growth and condition of juvenile chum and pink salmon in the northeastern Bering Sea. Deep-Sea Research Part Ii-Topical Studies in Oceanography </w:t>
      </w:r>
      <w:r w:rsidRPr="002F7DF6">
        <w:rPr>
          <w:b/>
          <w:noProof/>
        </w:rPr>
        <w:t>135</w:t>
      </w:r>
      <w:r w:rsidRPr="002F7DF6">
        <w:rPr>
          <w:noProof/>
        </w:rPr>
        <w:t>:145-155.</w:t>
      </w:r>
    </w:p>
    <w:p w14:paraId="61FE3C41" w14:textId="77777777" w:rsidR="002F7DF6" w:rsidRPr="002F7DF6" w:rsidRDefault="002F7DF6" w:rsidP="002F7DF6">
      <w:pPr>
        <w:pStyle w:val="EndNoteBibliography"/>
        <w:ind w:left="720" w:hanging="720"/>
        <w:rPr>
          <w:noProof/>
        </w:rPr>
      </w:pPr>
      <w:r w:rsidRPr="002F7DF6">
        <w:rPr>
          <w:noProof/>
        </w:rPr>
        <w:t xml:space="preserve">Wurster, C. M., W. P. Patterson, D. J. Stewart, J. N. Bowlby, and T. J. Stewart. 2005. Thermal histories, stress, and metabolic rates of chinook salmon (Oncorhynchus tshawytscha) in Lake Ontario: evidence from intra-otolith stable isotope analyses. Canadian Journal of Fisheries and Aquatic Sciences </w:t>
      </w:r>
      <w:r w:rsidRPr="002F7DF6">
        <w:rPr>
          <w:b/>
          <w:noProof/>
        </w:rPr>
        <w:t>62</w:t>
      </w:r>
      <w:r w:rsidRPr="002F7DF6">
        <w:rPr>
          <w:noProof/>
        </w:rPr>
        <w:t>:700-713.</w:t>
      </w:r>
    </w:p>
    <w:p w14:paraId="5CB75082" w14:textId="76D845E4" w:rsidR="00B03E31" w:rsidRDefault="00F36E22">
      <w:r>
        <w:fldChar w:fldCharType="end"/>
      </w:r>
    </w:p>
    <w:p w14:paraId="4FD15071" w14:textId="34B107B0" w:rsidR="00FE77E9" w:rsidRPr="00766FF4" w:rsidRDefault="00FE77E9"/>
    <w:sectPr w:rsidR="00FE77E9" w:rsidRPr="00766FF4" w:rsidSect="00D90AED">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3A5B" w14:textId="77777777" w:rsidR="00935B7F" w:rsidRDefault="00935B7F" w:rsidP="0035410A">
      <w:r>
        <w:separator/>
      </w:r>
    </w:p>
  </w:endnote>
  <w:endnote w:type="continuationSeparator" w:id="0">
    <w:p w14:paraId="648F6A08" w14:textId="77777777" w:rsidR="00935B7F" w:rsidRDefault="00935B7F" w:rsidP="00354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97921"/>
      <w:docPartObj>
        <w:docPartGallery w:val="Page Numbers (Bottom of Page)"/>
        <w:docPartUnique/>
      </w:docPartObj>
    </w:sdtPr>
    <w:sdtContent>
      <w:p w14:paraId="65AE1D63" w14:textId="18235C8A" w:rsidR="002079D8" w:rsidRDefault="002079D8" w:rsidP="00E862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F3A8C9" w14:textId="77777777" w:rsidR="002079D8" w:rsidRDefault="002079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48041"/>
      <w:docPartObj>
        <w:docPartGallery w:val="Page Numbers (Bottom of Page)"/>
        <w:docPartUnique/>
      </w:docPartObj>
    </w:sdtPr>
    <w:sdtContent>
      <w:p w14:paraId="3DE7B255" w14:textId="09CF35B0" w:rsidR="002079D8" w:rsidRDefault="002079D8" w:rsidP="00E862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04BD2E" w14:textId="77777777" w:rsidR="002079D8" w:rsidRDefault="00207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F5100" w14:textId="77777777" w:rsidR="00935B7F" w:rsidRDefault="00935B7F" w:rsidP="0035410A">
      <w:r>
        <w:separator/>
      </w:r>
    </w:p>
  </w:footnote>
  <w:footnote w:type="continuationSeparator" w:id="0">
    <w:p w14:paraId="12E021DA" w14:textId="77777777" w:rsidR="00935B7F" w:rsidRDefault="00935B7F" w:rsidP="00354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1B0"/>
    <w:multiLevelType w:val="multilevel"/>
    <w:tmpl w:val="9D74E4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633CA"/>
    <w:multiLevelType w:val="multilevel"/>
    <w:tmpl w:val="2C506C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B6FB9"/>
    <w:multiLevelType w:val="hybridMultilevel"/>
    <w:tmpl w:val="302691B0"/>
    <w:lvl w:ilvl="0" w:tplc="F500BD9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A60E6"/>
    <w:multiLevelType w:val="multilevel"/>
    <w:tmpl w:val="292A7F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B61B5"/>
    <w:multiLevelType w:val="multilevel"/>
    <w:tmpl w:val="59E8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F6C3C"/>
    <w:multiLevelType w:val="multilevel"/>
    <w:tmpl w:val="F3F252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604912"/>
    <w:multiLevelType w:val="multilevel"/>
    <w:tmpl w:val="0F1C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104B5"/>
    <w:multiLevelType w:val="multilevel"/>
    <w:tmpl w:val="98F22C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C15BC6"/>
    <w:multiLevelType w:val="multilevel"/>
    <w:tmpl w:val="1B0E42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7A23C7"/>
    <w:multiLevelType w:val="multilevel"/>
    <w:tmpl w:val="A04069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4064DC"/>
    <w:multiLevelType w:val="multilevel"/>
    <w:tmpl w:val="1B4203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6E7B07"/>
    <w:multiLevelType w:val="multilevel"/>
    <w:tmpl w:val="1FE6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A44152"/>
    <w:multiLevelType w:val="multilevel"/>
    <w:tmpl w:val="49826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8F13C5"/>
    <w:multiLevelType w:val="multilevel"/>
    <w:tmpl w:val="269A2B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4F0040"/>
    <w:multiLevelType w:val="hybridMultilevel"/>
    <w:tmpl w:val="D4101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855C31"/>
    <w:multiLevelType w:val="multilevel"/>
    <w:tmpl w:val="1AE2B4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5F00DF"/>
    <w:multiLevelType w:val="multilevel"/>
    <w:tmpl w:val="0E623D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F5D37"/>
    <w:multiLevelType w:val="multilevel"/>
    <w:tmpl w:val="ADE47A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D55242"/>
    <w:multiLevelType w:val="hybridMultilevel"/>
    <w:tmpl w:val="6144D3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D22BBD"/>
    <w:multiLevelType w:val="multilevel"/>
    <w:tmpl w:val="62389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9016411">
    <w:abstractNumId w:val="18"/>
  </w:num>
  <w:num w:numId="2" w16cid:durableId="1159733745">
    <w:abstractNumId w:val="5"/>
  </w:num>
  <w:num w:numId="3" w16cid:durableId="456021955">
    <w:abstractNumId w:val="9"/>
  </w:num>
  <w:num w:numId="4" w16cid:durableId="1073434118">
    <w:abstractNumId w:val="16"/>
  </w:num>
  <w:num w:numId="5" w16cid:durableId="1373187655">
    <w:abstractNumId w:val="11"/>
  </w:num>
  <w:num w:numId="6" w16cid:durableId="1940914515">
    <w:abstractNumId w:val="19"/>
  </w:num>
  <w:num w:numId="7" w16cid:durableId="2125692487">
    <w:abstractNumId w:val="2"/>
  </w:num>
  <w:num w:numId="8" w16cid:durableId="736510991">
    <w:abstractNumId w:val="4"/>
  </w:num>
  <w:num w:numId="9" w16cid:durableId="818691640">
    <w:abstractNumId w:val="6"/>
  </w:num>
  <w:num w:numId="10" w16cid:durableId="2025548368">
    <w:abstractNumId w:val="12"/>
  </w:num>
  <w:num w:numId="11" w16cid:durableId="650793807">
    <w:abstractNumId w:val="15"/>
  </w:num>
  <w:num w:numId="12" w16cid:durableId="1478104961">
    <w:abstractNumId w:val="3"/>
  </w:num>
  <w:num w:numId="13" w16cid:durableId="2136555115">
    <w:abstractNumId w:val="0"/>
  </w:num>
  <w:num w:numId="14" w16cid:durableId="1400128731">
    <w:abstractNumId w:val="17"/>
  </w:num>
  <w:num w:numId="15" w16cid:durableId="239677156">
    <w:abstractNumId w:val="7"/>
  </w:num>
  <w:num w:numId="16" w16cid:durableId="1096632996">
    <w:abstractNumId w:val="1"/>
  </w:num>
  <w:num w:numId="17" w16cid:durableId="1741637740">
    <w:abstractNumId w:val="13"/>
  </w:num>
  <w:num w:numId="18" w16cid:durableId="669867388">
    <w:abstractNumId w:val="10"/>
  </w:num>
  <w:num w:numId="19" w16cid:durableId="31075434">
    <w:abstractNumId w:val="8"/>
  </w:num>
  <w:num w:numId="20" w16cid:durableId="72325988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 Rand">
    <w15:presenceInfo w15:providerId="AD" w15:userId="S::prand@pwssc.org::364b0931-73b1-4767-ba4a-3a9d45caf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atpzw9wtas0xree9d95zxv3edsre000xape&quot;&gt;Arctic Salmon&lt;record-ids&gt;&lt;item&gt;3&lt;/item&gt;&lt;item&gt;5&lt;/item&gt;&lt;item&gt;10&lt;/item&gt;&lt;item&gt;13&lt;/item&gt;&lt;item&gt;17&lt;/item&gt;&lt;item&gt;21&lt;/item&gt;&lt;item&gt;22&lt;/item&gt;&lt;item&gt;23&lt;/item&gt;&lt;item&gt;25&lt;/item&gt;&lt;item&gt;26&lt;/item&gt;&lt;item&gt;28&lt;/item&gt;&lt;item&gt;29&lt;/item&gt;&lt;item&gt;30&lt;/item&gt;&lt;item&gt;31&lt;/item&gt;&lt;item&gt;32&lt;/item&gt;&lt;item&gt;33&lt;/item&gt;&lt;item&gt;34&lt;/item&gt;&lt;item&gt;35&lt;/item&gt;&lt;item&gt;37&lt;/item&gt;&lt;item&gt;38&lt;/item&gt;&lt;item&gt;40&lt;/item&gt;&lt;item&gt;42&lt;/item&gt;&lt;item&gt;43&lt;/item&gt;&lt;item&gt;44&lt;/item&gt;&lt;item&gt;46&lt;/item&gt;&lt;item&gt;47&lt;/item&gt;&lt;item&gt;49&lt;/item&gt;&lt;item&gt;50&lt;/item&gt;&lt;item&gt;51&lt;/item&gt;&lt;item&gt;52&lt;/item&gt;&lt;item&gt;53&lt;/item&gt;&lt;item&gt;54&lt;/item&gt;&lt;item&gt;55&lt;/item&gt;&lt;item&gt;56&lt;/item&gt;&lt;item&gt;57&lt;/item&gt;&lt;item&gt;59&lt;/item&gt;&lt;item&gt;60&lt;/item&gt;&lt;item&gt;61&lt;/item&gt;&lt;item&gt;62&lt;/item&gt;&lt;item&gt;63&lt;/item&gt;&lt;item&gt;64&lt;/item&gt;&lt;item&gt;65&lt;/item&gt;&lt;/record-ids&gt;&lt;/item&gt;&lt;/Libraries&gt;"/>
  </w:docVars>
  <w:rsids>
    <w:rsidRoot w:val="00157BBA"/>
    <w:rsid w:val="00007D98"/>
    <w:rsid w:val="00011500"/>
    <w:rsid w:val="0001394F"/>
    <w:rsid w:val="00017C60"/>
    <w:rsid w:val="000203E9"/>
    <w:rsid w:val="00023F5D"/>
    <w:rsid w:val="0003348C"/>
    <w:rsid w:val="00033847"/>
    <w:rsid w:val="00046FE2"/>
    <w:rsid w:val="000546E4"/>
    <w:rsid w:val="00060160"/>
    <w:rsid w:val="000727D4"/>
    <w:rsid w:val="00073B03"/>
    <w:rsid w:val="000740FD"/>
    <w:rsid w:val="00074977"/>
    <w:rsid w:val="000838C1"/>
    <w:rsid w:val="00097643"/>
    <w:rsid w:val="000A1C8E"/>
    <w:rsid w:val="000A6B48"/>
    <w:rsid w:val="000B5D83"/>
    <w:rsid w:val="000C09A3"/>
    <w:rsid w:val="000C2935"/>
    <w:rsid w:val="000D2A85"/>
    <w:rsid w:val="000D3D81"/>
    <w:rsid w:val="000E08F9"/>
    <w:rsid w:val="000E346D"/>
    <w:rsid w:val="000F2159"/>
    <w:rsid w:val="00106B8B"/>
    <w:rsid w:val="00112807"/>
    <w:rsid w:val="00115024"/>
    <w:rsid w:val="00123E61"/>
    <w:rsid w:val="00127D0C"/>
    <w:rsid w:val="00150E62"/>
    <w:rsid w:val="001557A7"/>
    <w:rsid w:val="00157660"/>
    <w:rsid w:val="00157BBA"/>
    <w:rsid w:val="00167EB5"/>
    <w:rsid w:val="00170372"/>
    <w:rsid w:val="00177D55"/>
    <w:rsid w:val="00184DBB"/>
    <w:rsid w:val="00185CD0"/>
    <w:rsid w:val="001946A5"/>
    <w:rsid w:val="00197E93"/>
    <w:rsid w:val="001A094F"/>
    <w:rsid w:val="001A7952"/>
    <w:rsid w:val="001B519C"/>
    <w:rsid w:val="001C2A14"/>
    <w:rsid w:val="001C6770"/>
    <w:rsid w:val="001E388A"/>
    <w:rsid w:val="001F2A1B"/>
    <w:rsid w:val="001F3B8A"/>
    <w:rsid w:val="00201598"/>
    <w:rsid w:val="00201CA2"/>
    <w:rsid w:val="002035A1"/>
    <w:rsid w:val="002079D8"/>
    <w:rsid w:val="00215A06"/>
    <w:rsid w:val="00222289"/>
    <w:rsid w:val="00226AE1"/>
    <w:rsid w:val="0024502A"/>
    <w:rsid w:val="002462C0"/>
    <w:rsid w:val="00253872"/>
    <w:rsid w:val="00253E74"/>
    <w:rsid w:val="0025754F"/>
    <w:rsid w:val="00257735"/>
    <w:rsid w:val="002607FD"/>
    <w:rsid w:val="0026633E"/>
    <w:rsid w:val="0026717A"/>
    <w:rsid w:val="0026717B"/>
    <w:rsid w:val="00267F4F"/>
    <w:rsid w:val="002707CC"/>
    <w:rsid w:val="00270C0A"/>
    <w:rsid w:val="0027168F"/>
    <w:rsid w:val="002717E6"/>
    <w:rsid w:val="00275881"/>
    <w:rsid w:val="0027733C"/>
    <w:rsid w:val="002A6AAD"/>
    <w:rsid w:val="002B09FF"/>
    <w:rsid w:val="002B2FCD"/>
    <w:rsid w:val="002C482E"/>
    <w:rsid w:val="002D5CDF"/>
    <w:rsid w:val="002E12F2"/>
    <w:rsid w:val="002E1E13"/>
    <w:rsid w:val="002E36C1"/>
    <w:rsid w:val="002E614D"/>
    <w:rsid w:val="002F3872"/>
    <w:rsid w:val="002F5C34"/>
    <w:rsid w:val="002F6758"/>
    <w:rsid w:val="002F7DF6"/>
    <w:rsid w:val="00300AB7"/>
    <w:rsid w:val="003016C3"/>
    <w:rsid w:val="0031488A"/>
    <w:rsid w:val="0032215F"/>
    <w:rsid w:val="00326A27"/>
    <w:rsid w:val="00326DB7"/>
    <w:rsid w:val="0033184E"/>
    <w:rsid w:val="00332C4A"/>
    <w:rsid w:val="003340E1"/>
    <w:rsid w:val="00334B1D"/>
    <w:rsid w:val="0033530C"/>
    <w:rsid w:val="00337443"/>
    <w:rsid w:val="00337F3F"/>
    <w:rsid w:val="0034505D"/>
    <w:rsid w:val="00347754"/>
    <w:rsid w:val="00350D42"/>
    <w:rsid w:val="00351E0F"/>
    <w:rsid w:val="0035410A"/>
    <w:rsid w:val="0035522C"/>
    <w:rsid w:val="00356624"/>
    <w:rsid w:val="00365760"/>
    <w:rsid w:val="00372FEC"/>
    <w:rsid w:val="00373150"/>
    <w:rsid w:val="00373E69"/>
    <w:rsid w:val="003828F6"/>
    <w:rsid w:val="00390FE9"/>
    <w:rsid w:val="00394D63"/>
    <w:rsid w:val="003A090B"/>
    <w:rsid w:val="003A2913"/>
    <w:rsid w:val="003A4C98"/>
    <w:rsid w:val="003A7598"/>
    <w:rsid w:val="003A7788"/>
    <w:rsid w:val="003A7854"/>
    <w:rsid w:val="003C0012"/>
    <w:rsid w:val="003C0190"/>
    <w:rsid w:val="003C0F7D"/>
    <w:rsid w:val="003C3312"/>
    <w:rsid w:val="003C3CD5"/>
    <w:rsid w:val="003C7E40"/>
    <w:rsid w:val="003D2C70"/>
    <w:rsid w:val="003D3498"/>
    <w:rsid w:val="003E0126"/>
    <w:rsid w:val="003E133C"/>
    <w:rsid w:val="003F1CDA"/>
    <w:rsid w:val="003F4371"/>
    <w:rsid w:val="003F4C7B"/>
    <w:rsid w:val="00420E86"/>
    <w:rsid w:val="00421DFF"/>
    <w:rsid w:val="00423E87"/>
    <w:rsid w:val="00432DA1"/>
    <w:rsid w:val="0043663A"/>
    <w:rsid w:val="0044251B"/>
    <w:rsid w:val="00466274"/>
    <w:rsid w:val="0047145F"/>
    <w:rsid w:val="00472CBC"/>
    <w:rsid w:val="00475F6E"/>
    <w:rsid w:val="00493178"/>
    <w:rsid w:val="00496DDE"/>
    <w:rsid w:val="004A3BD1"/>
    <w:rsid w:val="004A72D5"/>
    <w:rsid w:val="004B4676"/>
    <w:rsid w:val="004B4816"/>
    <w:rsid w:val="004C26BE"/>
    <w:rsid w:val="004C27EE"/>
    <w:rsid w:val="004D0098"/>
    <w:rsid w:val="004D7D51"/>
    <w:rsid w:val="004E1388"/>
    <w:rsid w:val="004F1FFF"/>
    <w:rsid w:val="00503C6C"/>
    <w:rsid w:val="005067E6"/>
    <w:rsid w:val="00507D2B"/>
    <w:rsid w:val="00513C78"/>
    <w:rsid w:val="005228DA"/>
    <w:rsid w:val="00532C52"/>
    <w:rsid w:val="005342E5"/>
    <w:rsid w:val="00547E19"/>
    <w:rsid w:val="00554E2A"/>
    <w:rsid w:val="005562D0"/>
    <w:rsid w:val="0056089F"/>
    <w:rsid w:val="005728F0"/>
    <w:rsid w:val="0057651F"/>
    <w:rsid w:val="00581EB8"/>
    <w:rsid w:val="00582CD2"/>
    <w:rsid w:val="00582F9E"/>
    <w:rsid w:val="005854FB"/>
    <w:rsid w:val="005918EE"/>
    <w:rsid w:val="00594078"/>
    <w:rsid w:val="005948F8"/>
    <w:rsid w:val="00596CEA"/>
    <w:rsid w:val="005A3313"/>
    <w:rsid w:val="005A652F"/>
    <w:rsid w:val="005B22F1"/>
    <w:rsid w:val="005C00C9"/>
    <w:rsid w:val="005D1054"/>
    <w:rsid w:val="005D5AF9"/>
    <w:rsid w:val="005D76D2"/>
    <w:rsid w:val="00601B1C"/>
    <w:rsid w:val="006102A0"/>
    <w:rsid w:val="00610FF8"/>
    <w:rsid w:val="00613FA2"/>
    <w:rsid w:val="00620670"/>
    <w:rsid w:val="00627C16"/>
    <w:rsid w:val="00645D53"/>
    <w:rsid w:val="00647C3A"/>
    <w:rsid w:val="00654B12"/>
    <w:rsid w:val="006565CA"/>
    <w:rsid w:val="00660FA9"/>
    <w:rsid w:val="006678B9"/>
    <w:rsid w:val="00672C75"/>
    <w:rsid w:val="006829E3"/>
    <w:rsid w:val="00693DC6"/>
    <w:rsid w:val="006A2A9D"/>
    <w:rsid w:val="006A56F6"/>
    <w:rsid w:val="006A73E2"/>
    <w:rsid w:val="006B4AD5"/>
    <w:rsid w:val="006C0626"/>
    <w:rsid w:val="006C38A5"/>
    <w:rsid w:val="006C40A7"/>
    <w:rsid w:val="006C51C7"/>
    <w:rsid w:val="006D0AEB"/>
    <w:rsid w:val="006D5FDC"/>
    <w:rsid w:val="006D7FCB"/>
    <w:rsid w:val="006E3D67"/>
    <w:rsid w:val="006F3DC1"/>
    <w:rsid w:val="006F6210"/>
    <w:rsid w:val="006F682D"/>
    <w:rsid w:val="007015FE"/>
    <w:rsid w:val="00704F45"/>
    <w:rsid w:val="00706649"/>
    <w:rsid w:val="00710018"/>
    <w:rsid w:val="00711A8E"/>
    <w:rsid w:val="00715DBB"/>
    <w:rsid w:val="00717C0D"/>
    <w:rsid w:val="00722571"/>
    <w:rsid w:val="00766B2C"/>
    <w:rsid w:val="00766FF4"/>
    <w:rsid w:val="00771DA5"/>
    <w:rsid w:val="00772C77"/>
    <w:rsid w:val="00791F7F"/>
    <w:rsid w:val="007A4628"/>
    <w:rsid w:val="007B03A8"/>
    <w:rsid w:val="007C6F25"/>
    <w:rsid w:val="007D370E"/>
    <w:rsid w:val="007E50C8"/>
    <w:rsid w:val="007F315C"/>
    <w:rsid w:val="00812E75"/>
    <w:rsid w:val="00813B48"/>
    <w:rsid w:val="0082024C"/>
    <w:rsid w:val="00822841"/>
    <w:rsid w:val="00836981"/>
    <w:rsid w:val="008542FC"/>
    <w:rsid w:val="008665FA"/>
    <w:rsid w:val="008719CB"/>
    <w:rsid w:val="008736E5"/>
    <w:rsid w:val="008A1051"/>
    <w:rsid w:val="008B78A7"/>
    <w:rsid w:val="008D57A0"/>
    <w:rsid w:val="008E37FD"/>
    <w:rsid w:val="008F4B17"/>
    <w:rsid w:val="00902DF5"/>
    <w:rsid w:val="00935B7F"/>
    <w:rsid w:val="009438A0"/>
    <w:rsid w:val="00951451"/>
    <w:rsid w:val="009516BB"/>
    <w:rsid w:val="00967D7E"/>
    <w:rsid w:val="00971AE1"/>
    <w:rsid w:val="009740D5"/>
    <w:rsid w:val="0097697E"/>
    <w:rsid w:val="009827B9"/>
    <w:rsid w:val="00986036"/>
    <w:rsid w:val="00991D47"/>
    <w:rsid w:val="00991ED8"/>
    <w:rsid w:val="00993D2E"/>
    <w:rsid w:val="00993E65"/>
    <w:rsid w:val="00994543"/>
    <w:rsid w:val="009A05E4"/>
    <w:rsid w:val="009A52D5"/>
    <w:rsid w:val="009B0551"/>
    <w:rsid w:val="009B2617"/>
    <w:rsid w:val="009B423F"/>
    <w:rsid w:val="009B770D"/>
    <w:rsid w:val="009C1DBE"/>
    <w:rsid w:val="009C26E8"/>
    <w:rsid w:val="009C37CF"/>
    <w:rsid w:val="009C7EBD"/>
    <w:rsid w:val="009D4976"/>
    <w:rsid w:val="009E1B64"/>
    <w:rsid w:val="009E4384"/>
    <w:rsid w:val="009E4B9B"/>
    <w:rsid w:val="009E6C79"/>
    <w:rsid w:val="00A04615"/>
    <w:rsid w:val="00A06EEA"/>
    <w:rsid w:val="00A115E0"/>
    <w:rsid w:val="00A1306E"/>
    <w:rsid w:val="00A17B10"/>
    <w:rsid w:val="00A208FB"/>
    <w:rsid w:val="00A235A1"/>
    <w:rsid w:val="00A24287"/>
    <w:rsid w:val="00A34596"/>
    <w:rsid w:val="00A349F5"/>
    <w:rsid w:val="00A367C9"/>
    <w:rsid w:val="00A40925"/>
    <w:rsid w:val="00A52610"/>
    <w:rsid w:val="00A52779"/>
    <w:rsid w:val="00A5748B"/>
    <w:rsid w:val="00A628D1"/>
    <w:rsid w:val="00A70820"/>
    <w:rsid w:val="00A7216B"/>
    <w:rsid w:val="00A7309A"/>
    <w:rsid w:val="00AB0619"/>
    <w:rsid w:val="00AB5D5B"/>
    <w:rsid w:val="00AC0019"/>
    <w:rsid w:val="00AD1079"/>
    <w:rsid w:val="00AD3489"/>
    <w:rsid w:val="00AD4EB4"/>
    <w:rsid w:val="00AF34D3"/>
    <w:rsid w:val="00B00221"/>
    <w:rsid w:val="00B03E31"/>
    <w:rsid w:val="00B04EDA"/>
    <w:rsid w:val="00B110A9"/>
    <w:rsid w:val="00B12DDA"/>
    <w:rsid w:val="00B14877"/>
    <w:rsid w:val="00B45251"/>
    <w:rsid w:val="00B53566"/>
    <w:rsid w:val="00B656D1"/>
    <w:rsid w:val="00B65B66"/>
    <w:rsid w:val="00B7391C"/>
    <w:rsid w:val="00B82229"/>
    <w:rsid w:val="00B87F35"/>
    <w:rsid w:val="00B90001"/>
    <w:rsid w:val="00B92056"/>
    <w:rsid w:val="00B93A2B"/>
    <w:rsid w:val="00B93F0F"/>
    <w:rsid w:val="00B94539"/>
    <w:rsid w:val="00BA1614"/>
    <w:rsid w:val="00BB61E8"/>
    <w:rsid w:val="00BC1B23"/>
    <w:rsid w:val="00BE4D6E"/>
    <w:rsid w:val="00C14EAF"/>
    <w:rsid w:val="00C17B63"/>
    <w:rsid w:val="00C3005D"/>
    <w:rsid w:val="00C3242F"/>
    <w:rsid w:val="00C33204"/>
    <w:rsid w:val="00C33624"/>
    <w:rsid w:val="00C500B6"/>
    <w:rsid w:val="00C52BEF"/>
    <w:rsid w:val="00C55876"/>
    <w:rsid w:val="00C77840"/>
    <w:rsid w:val="00C81E6E"/>
    <w:rsid w:val="00CA054C"/>
    <w:rsid w:val="00CA2CFE"/>
    <w:rsid w:val="00CA5FEA"/>
    <w:rsid w:val="00CA60F9"/>
    <w:rsid w:val="00CB0DB9"/>
    <w:rsid w:val="00CB340D"/>
    <w:rsid w:val="00CB565F"/>
    <w:rsid w:val="00CB5B4A"/>
    <w:rsid w:val="00CB72ED"/>
    <w:rsid w:val="00CC0678"/>
    <w:rsid w:val="00CC325B"/>
    <w:rsid w:val="00CD0AF1"/>
    <w:rsid w:val="00CD634B"/>
    <w:rsid w:val="00CE2277"/>
    <w:rsid w:val="00CF2061"/>
    <w:rsid w:val="00CF5246"/>
    <w:rsid w:val="00CF7A6B"/>
    <w:rsid w:val="00D11DBC"/>
    <w:rsid w:val="00D14DF1"/>
    <w:rsid w:val="00D22743"/>
    <w:rsid w:val="00D22EF6"/>
    <w:rsid w:val="00D25EEB"/>
    <w:rsid w:val="00D30ED6"/>
    <w:rsid w:val="00D31A52"/>
    <w:rsid w:val="00D37B85"/>
    <w:rsid w:val="00D41EF1"/>
    <w:rsid w:val="00D47331"/>
    <w:rsid w:val="00D51E37"/>
    <w:rsid w:val="00D5509B"/>
    <w:rsid w:val="00D634A7"/>
    <w:rsid w:val="00D6655E"/>
    <w:rsid w:val="00D77F4F"/>
    <w:rsid w:val="00D90AED"/>
    <w:rsid w:val="00DA73CF"/>
    <w:rsid w:val="00DB18FC"/>
    <w:rsid w:val="00DC0264"/>
    <w:rsid w:val="00DC279C"/>
    <w:rsid w:val="00DC5EBE"/>
    <w:rsid w:val="00DD16C3"/>
    <w:rsid w:val="00DD383F"/>
    <w:rsid w:val="00DE476E"/>
    <w:rsid w:val="00DF0FD9"/>
    <w:rsid w:val="00DF3E67"/>
    <w:rsid w:val="00DF3F8D"/>
    <w:rsid w:val="00E02433"/>
    <w:rsid w:val="00E04D1C"/>
    <w:rsid w:val="00E05E6E"/>
    <w:rsid w:val="00E13F66"/>
    <w:rsid w:val="00E2572F"/>
    <w:rsid w:val="00E262A6"/>
    <w:rsid w:val="00E31B1B"/>
    <w:rsid w:val="00E33D62"/>
    <w:rsid w:val="00E35768"/>
    <w:rsid w:val="00E377E0"/>
    <w:rsid w:val="00E462D5"/>
    <w:rsid w:val="00E61DF1"/>
    <w:rsid w:val="00E62499"/>
    <w:rsid w:val="00E71DDD"/>
    <w:rsid w:val="00E862C3"/>
    <w:rsid w:val="00E97F1C"/>
    <w:rsid w:val="00EA22E3"/>
    <w:rsid w:val="00EA50C2"/>
    <w:rsid w:val="00EB0A69"/>
    <w:rsid w:val="00EB6E6F"/>
    <w:rsid w:val="00EB718F"/>
    <w:rsid w:val="00EC40A9"/>
    <w:rsid w:val="00ED57ED"/>
    <w:rsid w:val="00ED676F"/>
    <w:rsid w:val="00ED7AD6"/>
    <w:rsid w:val="00EE323D"/>
    <w:rsid w:val="00EE5F3D"/>
    <w:rsid w:val="00EE5FC0"/>
    <w:rsid w:val="00EE6996"/>
    <w:rsid w:val="00EF2B80"/>
    <w:rsid w:val="00EF58EA"/>
    <w:rsid w:val="00EF716C"/>
    <w:rsid w:val="00F021B0"/>
    <w:rsid w:val="00F02810"/>
    <w:rsid w:val="00F03DD0"/>
    <w:rsid w:val="00F165A4"/>
    <w:rsid w:val="00F176E1"/>
    <w:rsid w:val="00F27ACD"/>
    <w:rsid w:val="00F36E22"/>
    <w:rsid w:val="00F5199C"/>
    <w:rsid w:val="00F5372B"/>
    <w:rsid w:val="00F560C7"/>
    <w:rsid w:val="00F57A10"/>
    <w:rsid w:val="00F63FAF"/>
    <w:rsid w:val="00F64101"/>
    <w:rsid w:val="00F652B2"/>
    <w:rsid w:val="00F6618B"/>
    <w:rsid w:val="00F669C2"/>
    <w:rsid w:val="00F66CD7"/>
    <w:rsid w:val="00F706D0"/>
    <w:rsid w:val="00F7101E"/>
    <w:rsid w:val="00F73D8E"/>
    <w:rsid w:val="00F80D81"/>
    <w:rsid w:val="00F80F84"/>
    <w:rsid w:val="00F811F3"/>
    <w:rsid w:val="00F856FF"/>
    <w:rsid w:val="00F870DB"/>
    <w:rsid w:val="00F94BE8"/>
    <w:rsid w:val="00FA0E36"/>
    <w:rsid w:val="00FA3451"/>
    <w:rsid w:val="00FA5325"/>
    <w:rsid w:val="00FB0F95"/>
    <w:rsid w:val="00FC54BF"/>
    <w:rsid w:val="00FE5400"/>
    <w:rsid w:val="00FE5733"/>
    <w:rsid w:val="00FE7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CB5B2"/>
  <w15:chartTrackingRefBased/>
  <w15:docId w15:val="{75EE36D5-07FC-5944-B13F-50FB8490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19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3E65"/>
    <w:rPr>
      <w:color w:val="0563C1" w:themeColor="hyperlink"/>
      <w:u w:val="single"/>
    </w:rPr>
  </w:style>
  <w:style w:type="character" w:styleId="UnresolvedMention">
    <w:name w:val="Unresolved Mention"/>
    <w:basedOn w:val="DefaultParagraphFont"/>
    <w:uiPriority w:val="99"/>
    <w:semiHidden/>
    <w:unhideWhenUsed/>
    <w:rsid w:val="00993E65"/>
    <w:rPr>
      <w:color w:val="605E5C"/>
      <w:shd w:val="clear" w:color="auto" w:fill="E1DFDD"/>
    </w:rPr>
  </w:style>
  <w:style w:type="paragraph" w:styleId="ListParagraph">
    <w:name w:val="List Paragraph"/>
    <w:basedOn w:val="Normal"/>
    <w:uiPriority w:val="34"/>
    <w:qFormat/>
    <w:rsid w:val="00993E65"/>
    <w:pPr>
      <w:ind w:left="720"/>
      <w:contextualSpacing/>
    </w:pPr>
  </w:style>
  <w:style w:type="paragraph" w:styleId="NormalWeb">
    <w:name w:val="Normal (Web)"/>
    <w:basedOn w:val="Normal"/>
    <w:uiPriority w:val="99"/>
    <w:semiHidden/>
    <w:unhideWhenUsed/>
    <w:rsid w:val="00993E65"/>
    <w:pPr>
      <w:spacing w:before="100" w:beforeAutospacing="1" w:after="100" w:afterAutospacing="1"/>
    </w:pPr>
  </w:style>
  <w:style w:type="paragraph" w:styleId="Header">
    <w:name w:val="header"/>
    <w:basedOn w:val="Normal"/>
    <w:link w:val="HeaderChar"/>
    <w:uiPriority w:val="99"/>
    <w:unhideWhenUsed/>
    <w:rsid w:val="0035410A"/>
    <w:pPr>
      <w:tabs>
        <w:tab w:val="center" w:pos="4680"/>
        <w:tab w:val="right" w:pos="9360"/>
      </w:tabs>
    </w:pPr>
  </w:style>
  <w:style w:type="character" w:customStyle="1" w:styleId="HeaderChar">
    <w:name w:val="Header Char"/>
    <w:basedOn w:val="DefaultParagraphFont"/>
    <w:link w:val="Header"/>
    <w:uiPriority w:val="99"/>
    <w:rsid w:val="0035410A"/>
    <w:rPr>
      <w:rFonts w:ascii="Times New Roman" w:eastAsia="Times New Roman" w:hAnsi="Times New Roman" w:cs="Times New Roman"/>
    </w:rPr>
  </w:style>
  <w:style w:type="paragraph" w:styleId="Footer">
    <w:name w:val="footer"/>
    <w:basedOn w:val="Normal"/>
    <w:link w:val="FooterChar"/>
    <w:uiPriority w:val="99"/>
    <w:unhideWhenUsed/>
    <w:rsid w:val="0035410A"/>
    <w:pPr>
      <w:tabs>
        <w:tab w:val="center" w:pos="4680"/>
        <w:tab w:val="right" w:pos="9360"/>
      </w:tabs>
    </w:pPr>
  </w:style>
  <w:style w:type="character" w:customStyle="1" w:styleId="FooterChar">
    <w:name w:val="Footer Char"/>
    <w:basedOn w:val="DefaultParagraphFont"/>
    <w:link w:val="Footer"/>
    <w:uiPriority w:val="99"/>
    <w:rsid w:val="0035410A"/>
    <w:rPr>
      <w:rFonts w:ascii="Times New Roman" w:eastAsia="Times New Roman" w:hAnsi="Times New Roman" w:cs="Times New Roman"/>
    </w:rPr>
  </w:style>
  <w:style w:type="character" w:styleId="PageNumber">
    <w:name w:val="page number"/>
    <w:basedOn w:val="DefaultParagraphFont"/>
    <w:uiPriority w:val="99"/>
    <w:semiHidden/>
    <w:unhideWhenUsed/>
    <w:rsid w:val="0035410A"/>
  </w:style>
  <w:style w:type="paragraph" w:customStyle="1" w:styleId="EndNoteBibliographyTitle">
    <w:name w:val="EndNote Bibliography Title"/>
    <w:basedOn w:val="Normal"/>
    <w:link w:val="EndNoteBibliographyTitleChar"/>
    <w:rsid w:val="00F36E22"/>
    <w:pPr>
      <w:jc w:val="center"/>
    </w:pPr>
  </w:style>
  <w:style w:type="character" w:customStyle="1" w:styleId="EndNoteBibliographyTitleChar">
    <w:name w:val="EndNote Bibliography Title Char"/>
    <w:basedOn w:val="DefaultParagraphFont"/>
    <w:link w:val="EndNoteBibliographyTitle"/>
    <w:rsid w:val="00F36E22"/>
    <w:rPr>
      <w:rFonts w:ascii="Times New Roman" w:eastAsia="Times New Roman" w:hAnsi="Times New Roman" w:cs="Times New Roman"/>
    </w:rPr>
  </w:style>
  <w:style w:type="paragraph" w:customStyle="1" w:styleId="EndNoteBibliography">
    <w:name w:val="EndNote Bibliography"/>
    <w:basedOn w:val="Normal"/>
    <w:link w:val="EndNoteBibliographyChar"/>
    <w:rsid w:val="00F36E22"/>
  </w:style>
  <w:style w:type="character" w:customStyle="1" w:styleId="EndNoteBibliographyChar">
    <w:name w:val="EndNote Bibliography Char"/>
    <w:basedOn w:val="DefaultParagraphFont"/>
    <w:link w:val="EndNoteBibliography"/>
    <w:rsid w:val="00F36E22"/>
    <w:rPr>
      <w:rFonts w:ascii="Times New Roman" w:eastAsia="Times New Roman" w:hAnsi="Times New Roman" w:cs="Times New Roman"/>
    </w:rPr>
  </w:style>
  <w:style w:type="table" w:styleId="TableGrid">
    <w:name w:val="Table Grid"/>
    <w:basedOn w:val="TableNormal"/>
    <w:uiPriority w:val="39"/>
    <w:rsid w:val="00645D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0E36"/>
    <w:rPr>
      <w:sz w:val="18"/>
      <w:szCs w:val="18"/>
    </w:rPr>
  </w:style>
  <w:style w:type="character" w:customStyle="1" w:styleId="BalloonTextChar">
    <w:name w:val="Balloon Text Char"/>
    <w:basedOn w:val="DefaultParagraphFont"/>
    <w:link w:val="BalloonText"/>
    <w:uiPriority w:val="99"/>
    <w:semiHidden/>
    <w:rsid w:val="00FA0E36"/>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AB5D5B"/>
    <w:rPr>
      <w:sz w:val="16"/>
      <w:szCs w:val="16"/>
    </w:rPr>
  </w:style>
  <w:style w:type="paragraph" w:styleId="CommentText">
    <w:name w:val="annotation text"/>
    <w:basedOn w:val="Normal"/>
    <w:link w:val="CommentTextChar"/>
    <w:uiPriority w:val="99"/>
    <w:semiHidden/>
    <w:unhideWhenUsed/>
    <w:rsid w:val="00AB5D5B"/>
    <w:rPr>
      <w:sz w:val="20"/>
      <w:szCs w:val="20"/>
    </w:rPr>
  </w:style>
  <w:style w:type="character" w:customStyle="1" w:styleId="CommentTextChar">
    <w:name w:val="Comment Text Char"/>
    <w:basedOn w:val="DefaultParagraphFont"/>
    <w:link w:val="CommentText"/>
    <w:uiPriority w:val="99"/>
    <w:semiHidden/>
    <w:rsid w:val="00AB5D5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B5D5B"/>
    <w:rPr>
      <w:b/>
      <w:bCs/>
    </w:rPr>
  </w:style>
  <w:style w:type="character" w:customStyle="1" w:styleId="CommentSubjectChar">
    <w:name w:val="Comment Subject Char"/>
    <w:basedOn w:val="CommentTextChar"/>
    <w:link w:val="CommentSubject"/>
    <w:uiPriority w:val="99"/>
    <w:semiHidden/>
    <w:rsid w:val="00AB5D5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2582">
      <w:bodyDiv w:val="1"/>
      <w:marLeft w:val="0"/>
      <w:marRight w:val="0"/>
      <w:marTop w:val="0"/>
      <w:marBottom w:val="0"/>
      <w:divBdr>
        <w:top w:val="none" w:sz="0" w:space="0" w:color="auto"/>
        <w:left w:val="none" w:sz="0" w:space="0" w:color="auto"/>
        <w:bottom w:val="none" w:sz="0" w:space="0" w:color="auto"/>
        <w:right w:val="none" w:sz="0" w:space="0" w:color="auto"/>
      </w:divBdr>
    </w:div>
    <w:div w:id="93719817">
      <w:bodyDiv w:val="1"/>
      <w:marLeft w:val="0"/>
      <w:marRight w:val="0"/>
      <w:marTop w:val="0"/>
      <w:marBottom w:val="0"/>
      <w:divBdr>
        <w:top w:val="none" w:sz="0" w:space="0" w:color="auto"/>
        <w:left w:val="none" w:sz="0" w:space="0" w:color="auto"/>
        <w:bottom w:val="none" w:sz="0" w:space="0" w:color="auto"/>
        <w:right w:val="none" w:sz="0" w:space="0" w:color="auto"/>
      </w:divBdr>
      <w:divsChild>
        <w:div w:id="1024138816">
          <w:marLeft w:val="0"/>
          <w:marRight w:val="0"/>
          <w:marTop w:val="0"/>
          <w:marBottom w:val="0"/>
          <w:divBdr>
            <w:top w:val="none" w:sz="0" w:space="0" w:color="auto"/>
            <w:left w:val="none" w:sz="0" w:space="0" w:color="auto"/>
            <w:bottom w:val="none" w:sz="0" w:space="0" w:color="auto"/>
            <w:right w:val="none" w:sz="0" w:space="0" w:color="auto"/>
          </w:divBdr>
          <w:divsChild>
            <w:div w:id="938372205">
              <w:marLeft w:val="0"/>
              <w:marRight w:val="0"/>
              <w:marTop w:val="0"/>
              <w:marBottom w:val="0"/>
              <w:divBdr>
                <w:top w:val="none" w:sz="0" w:space="0" w:color="auto"/>
                <w:left w:val="none" w:sz="0" w:space="0" w:color="auto"/>
                <w:bottom w:val="none" w:sz="0" w:space="0" w:color="auto"/>
                <w:right w:val="none" w:sz="0" w:space="0" w:color="auto"/>
              </w:divBdr>
              <w:divsChild>
                <w:div w:id="199972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5881">
      <w:bodyDiv w:val="1"/>
      <w:marLeft w:val="0"/>
      <w:marRight w:val="0"/>
      <w:marTop w:val="0"/>
      <w:marBottom w:val="0"/>
      <w:divBdr>
        <w:top w:val="none" w:sz="0" w:space="0" w:color="auto"/>
        <w:left w:val="none" w:sz="0" w:space="0" w:color="auto"/>
        <w:bottom w:val="none" w:sz="0" w:space="0" w:color="auto"/>
        <w:right w:val="none" w:sz="0" w:space="0" w:color="auto"/>
      </w:divBdr>
    </w:div>
    <w:div w:id="157891316">
      <w:bodyDiv w:val="1"/>
      <w:marLeft w:val="0"/>
      <w:marRight w:val="0"/>
      <w:marTop w:val="0"/>
      <w:marBottom w:val="0"/>
      <w:divBdr>
        <w:top w:val="none" w:sz="0" w:space="0" w:color="auto"/>
        <w:left w:val="none" w:sz="0" w:space="0" w:color="auto"/>
        <w:bottom w:val="none" w:sz="0" w:space="0" w:color="auto"/>
        <w:right w:val="none" w:sz="0" w:space="0" w:color="auto"/>
      </w:divBdr>
    </w:div>
    <w:div w:id="200215076">
      <w:bodyDiv w:val="1"/>
      <w:marLeft w:val="0"/>
      <w:marRight w:val="0"/>
      <w:marTop w:val="0"/>
      <w:marBottom w:val="0"/>
      <w:divBdr>
        <w:top w:val="none" w:sz="0" w:space="0" w:color="auto"/>
        <w:left w:val="none" w:sz="0" w:space="0" w:color="auto"/>
        <w:bottom w:val="none" w:sz="0" w:space="0" w:color="auto"/>
        <w:right w:val="none" w:sz="0" w:space="0" w:color="auto"/>
      </w:divBdr>
      <w:divsChild>
        <w:div w:id="1075735967">
          <w:marLeft w:val="0"/>
          <w:marRight w:val="0"/>
          <w:marTop w:val="0"/>
          <w:marBottom w:val="0"/>
          <w:divBdr>
            <w:top w:val="none" w:sz="0" w:space="0" w:color="auto"/>
            <w:left w:val="none" w:sz="0" w:space="0" w:color="auto"/>
            <w:bottom w:val="none" w:sz="0" w:space="0" w:color="auto"/>
            <w:right w:val="none" w:sz="0" w:space="0" w:color="auto"/>
          </w:divBdr>
          <w:divsChild>
            <w:div w:id="1933274465">
              <w:marLeft w:val="0"/>
              <w:marRight w:val="0"/>
              <w:marTop w:val="0"/>
              <w:marBottom w:val="0"/>
              <w:divBdr>
                <w:top w:val="none" w:sz="0" w:space="0" w:color="auto"/>
                <w:left w:val="none" w:sz="0" w:space="0" w:color="auto"/>
                <w:bottom w:val="none" w:sz="0" w:space="0" w:color="auto"/>
                <w:right w:val="none" w:sz="0" w:space="0" w:color="auto"/>
              </w:divBdr>
              <w:divsChild>
                <w:div w:id="101699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95197">
      <w:bodyDiv w:val="1"/>
      <w:marLeft w:val="0"/>
      <w:marRight w:val="0"/>
      <w:marTop w:val="0"/>
      <w:marBottom w:val="0"/>
      <w:divBdr>
        <w:top w:val="none" w:sz="0" w:space="0" w:color="auto"/>
        <w:left w:val="none" w:sz="0" w:space="0" w:color="auto"/>
        <w:bottom w:val="none" w:sz="0" w:space="0" w:color="auto"/>
        <w:right w:val="none" w:sz="0" w:space="0" w:color="auto"/>
      </w:divBdr>
      <w:divsChild>
        <w:div w:id="1747414738">
          <w:marLeft w:val="0"/>
          <w:marRight w:val="0"/>
          <w:marTop w:val="0"/>
          <w:marBottom w:val="0"/>
          <w:divBdr>
            <w:top w:val="none" w:sz="0" w:space="0" w:color="auto"/>
            <w:left w:val="none" w:sz="0" w:space="0" w:color="auto"/>
            <w:bottom w:val="none" w:sz="0" w:space="0" w:color="auto"/>
            <w:right w:val="none" w:sz="0" w:space="0" w:color="auto"/>
          </w:divBdr>
          <w:divsChild>
            <w:div w:id="28456636">
              <w:marLeft w:val="0"/>
              <w:marRight w:val="0"/>
              <w:marTop w:val="0"/>
              <w:marBottom w:val="0"/>
              <w:divBdr>
                <w:top w:val="none" w:sz="0" w:space="0" w:color="auto"/>
                <w:left w:val="none" w:sz="0" w:space="0" w:color="auto"/>
                <w:bottom w:val="none" w:sz="0" w:space="0" w:color="auto"/>
                <w:right w:val="none" w:sz="0" w:space="0" w:color="auto"/>
              </w:divBdr>
              <w:divsChild>
                <w:div w:id="17291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021854">
      <w:bodyDiv w:val="1"/>
      <w:marLeft w:val="0"/>
      <w:marRight w:val="0"/>
      <w:marTop w:val="0"/>
      <w:marBottom w:val="0"/>
      <w:divBdr>
        <w:top w:val="none" w:sz="0" w:space="0" w:color="auto"/>
        <w:left w:val="none" w:sz="0" w:space="0" w:color="auto"/>
        <w:bottom w:val="none" w:sz="0" w:space="0" w:color="auto"/>
        <w:right w:val="none" w:sz="0" w:space="0" w:color="auto"/>
      </w:divBdr>
    </w:div>
    <w:div w:id="275216940">
      <w:bodyDiv w:val="1"/>
      <w:marLeft w:val="0"/>
      <w:marRight w:val="0"/>
      <w:marTop w:val="0"/>
      <w:marBottom w:val="0"/>
      <w:divBdr>
        <w:top w:val="none" w:sz="0" w:space="0" w:color="auto"/>
        <w:left w:val="none" w:sz="0" w:space="0" w:color="auto"/>
        <w:bottom w:val="none" w:sz="0" w:space="0" w:color="auto"/>
        <w:right w:val="none" w:sz="0" w:space="0" w:color="auto"/>
      </w:divBdr>
      <w:divsChild>
        <w:div w:id="1140342729">
          <w:marLeft w:val="0"/>
          <w:marRight w:val="0"/>
          <w:marTop w:val="0"/>
          <w:marBottom w:val="0"/>
          <w:divBdr>
            <w:top w:val="none" w:sz="0" w:space="0" w:color="auto"/>
            <w:left w:val="none" w:sz="0" w:space="0" w:color="auto"/>
            <w:bottom w:val="none" w:sz="0" w:space="0" w:color="auto"/>
            <w:right w:val="none" w:sz="0" w:space="0" w:color="auto"/>
          </w:divBdr>
          <w:divsChild>
            <w:div w:id="695623265">
              <w:marLeft w:val="0"/>
              <w:marRight w:val="0"/>
              <w:marTop w:val="0"/>
              <w:marBottom w:val="0"/>
              <w:divBdr>
                <w:top w:val="none" w:sz="0" w:space="0" w:color="auto"/>
                <w:left w:val="none" w:sz="0" w:space="0" w:color="auto"/>
                <w:bottom w:val="none" w:sz="0" w:space="0" w:color="auto"/>
                <w:right w:val="none" w:sz="0" w:space="0" w:color="auto"/>
              </w:divBdr>
              <w:divsChild>
                <w:div w:id="163212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0607">
      <w:bodyDiv w:val="1"/>
      <w:marLeft w:val="0"/>
      <w:marRight w:val="0"/>
      <w:marTop w:val="0"/>
      <w:marBottom w:val="0"/>
      <w:divBdr>
        <w:top w:val="none" w:sz="0" w:space="0" w:color="auto"/>
        <w:left w:val="none" w:sz="0" w:space="0" w:color="auto"/>
        <w:bottom w:val="none" w:sz="0" w:space="0" w:color="auto"/>
        <w:right w:val="none" w:sz="0" w:space="0" w:color="auto"/>
      </w:divBdr>
      <w:divsChild>
        <w:div w:id="1759868176">
          <w:marLeft w:val="0"/>
          <w:marRight w:val="0"/>
          <w:marTop w:val="0"/>
          <w:marBottom w:val="0"/>
          <w:divBdr>
            <w:top w:val="none" w:sz="0" w:space="0" w:color="auto"/>
            <w:left w:val="none" w:sz="0" w:space="0" w:color="auto"/>
            <w:bottom w:val="none" w:sz="0" w:space="0" w:color="auto"/>
            <w:right w:val="none" w:sz="0" w:space="0" w:color="auto"/>
          </w:divBdr>
          <w:divsChild>
            <w:div w:id="833372160">
              <w:marLeft w:val="0"/>
              <w:marRight w:val="0"/>
              <w:marTop w:val="0"/>
              <w:marBottom w:val="0"/>
              <w:divBdr>
                <w:top w:val="none" w:sz="0" w:space="0" w:color="auto"/>
                <w:left w:val="none" w:sz="0" w:space="0" w:color="auto"/>
                <w:bottom w:val="none" w:sz="0" w:space="0" w:color="auto"/>
                <w:right w:val="none" w:sz="0" w:space="0" w:color="auto"/>
              </w:divBdr>
              <w:divsChild>
                <w:div w:id="20406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19194">
      <w:bodyDiv w:val="1"/>
      <w:marLeft w:val="0"/>
      <w:marRight w:val="0"/>
      <w:marTop w:val="0"/>
      <w:marBottom w:val="0"/>
      <w:divBdr>
        <w:top w:val="none" w:sz="0" w:space="0" w:color="auto"/>
        <w:left w:val="none" w:sz="0" w:space="0" w:color="auto"/>
        <w:bottom w:val="none" w:sz="0" w:space="0" w:color="auto"/>
        <w:right w:val="none" w:sz="0" w:space="0" w:color="auto"/>
      </w:divBdr>
      <w:divsChild>
        <w:div w:id="1531649013">
          <w:marLeft w:val="0"/>
          <w:marRight w:val="0"/>
          <w:marTop w:val="0"/>
          <w:marBottom w:val="0"/>
          <w:divBdr>
            <w:top w:val="none" w:sz="0" w:space="0" w:color="auto"/>
            <w:left w:val="none" w:sz="0" w:space="0" w:color="auto"/>
            <w:bottom w:val="none" w:sz="0" w:space="0" w:color="auto"/>
            <w:right w:val="none" w:sz="0" w:space="0" w:color="auto"/>
          </w:divBdr>
          <w:divsChild>
            <w:div w:id="906494244">
              <w:marLeft w:val="0"/>
              <w:marRight w:val="0"/>
              <w:marTop w:val="0"/>
              <w:marBottom w:val="0"/>
              <w:divBdr>
                <w:top w:val="none" w:sz="0" w:space="0" w:color="auto"/>
                <w:left w:val="none" w:sz="0" w:space="0" w:color="auto"/>
                <w:bottom w:val="none" w:sz="0" w:space="0" w:color="auto"/>
                <w:right w:val="none" w:sz="0" w:space="0" w:color="auto"/>
              </w:divBdr>
              <w:divsChild>
                <w:div w:id="1342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770088">
      <w:bodyDiv w:val="1"/>
      <w:marLeft w:val="0"/>
      <w:marRight w:val="0"/>
      <w:marTop w:val="0"/>
      <w:marBottom w:val="0"/>
      <w:divBdr>
        <w:top w:val="none" w:sz="0" w:space="0" w:color="auto"/>
        <w:left w:val="none" w:sz="0" w:space="0" w:color="auto"/>
        <w:bottom w:val="none" w:sz="0" w:space="0" w:color="auto"/>
        <w:right w:val="none" w:sz="0" w:space="0" w:color="auto"/>
      </w:divBdr>
      <w:divsChild>
        <w:div w:id="1689604943">
          <w:marLeft w:val="0"/>
          <w:marRight w:val="0"/>
          <w:marTop w:val="0"/>
          <w:marBottom w:val="0"/>
          <w:divBdr>
            <w:top w:val="none" w:sz="0" w:space="0" w:color="auto"/>
            <w:left w:val="none" w:sz="0" w:space="0" w:color="auto"/>
            <w:bottom w:val="none" w:sz="0" w:space="0" w:color="auto"/>
            <w:right w:val="none" w:sz="0" w:space="0" w:color="auto"/>
          </w:divBdr>
          <w:divsChild>
            <w:div w:id="156770459">
              <w:marLeft w:val="0"/>
              <w:marRight w:val="0"/>
              <w:marTop w:val="0"/>
              <w:marBottom w:val="0"/>
              <w:divBdr>
                <w:top w:val="none" w:sz="0" w:space="0" w:color="auto"/>
                <w:left w:val="none" w:sz="0" w:space="0" w:color="auto"/>
                <w:bottom w:val="none" w:sz="0" w:space="0" w:color="auto"/>
                <w:right w:val="none" w:sz="0" w:space="0" w:color="auto"/>
              </w:divBdr>
              <w:divsChild>
                <w:div w:id="6662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673238">
      <w:bodyDiv w:val="1"/>
      <w:marLeft w:val="0"/>
      <w:marRight w:val="0"/>
      <w:marTop w:val="0"/>
      <w:marBottom w:val="0"/>
      <w:divBdr>
        <w:top w:val="none" w:sz="0" w:space="0" w:color="auto"/>
        <w:left w:val="none" w:sz="0" w:space="0" w:color="auto"/>
        <w:bottom w:val="none" w:sz="0" w:space="0" w:color="auto"/>
        <w:right w:val="none" w:sz="0" w:space="0" w:color="auto"/>
      </w:divBdr>
    </w:div>
    <w:div w:id="479420022">
      <w:bodyDiv w:val="1"/>
      <w:marLeft w:val="0"/>
      <w:marRight w:val="0"/>
      <w:marTop w:val="0"/>
      <w:marBottom w:val="0"/>
      <w:divBdr>
        <w:top w:val="none" w:sz="0" w:space="0" w:color="auto"/>
        <w:left w:val="none" w:sz="0" w:space="0" w:color="auto"/>
        <w:bottom w:val="none" w:sz="0" w:space="0" w:color="auto"/>
        <w:right w:val="none" w:sz="0" w:space="0" w:color="auto"/>
      </w:divBdr>
    </w:div>
    <w:div w:id="498540223">
      <w:bodyDiv w:val="1"/>
      <w:marLeft w:val="0"/>
      <w:marRight w:val="0"/>
      <w:marTop w:val="0"/>
      <w:marBottom w:val="0"/>
      <w:divBdr>
        <w:top w:val="none" w:sz="0" w:space="0" w:color="auto"/>
        <w:left w:val="none" w:sz="0" w:space="0" w:color="auto"/>
        <w:bottom w:val="none" w:sz="0" w:space="0" w:color="auto"/>
        <w:right w:val="none" w:sz="0" w:space="0" w:color="auto"/>
      </w:divBdr>
      <w:divsChild>
        <w:div w:id="717555153">
          <w:marLeft w:val="0"/>
          <w:marRight w:val="0"/>
          <w:marTop w:val="0"/>
          <w:marBottom w:val="0"/>
          <w:divBdr>
            <w:top w:val="none" w:sz="0" w:space="0" w:color="auto"/>
            <w:left w:val="none" w:sz="0" w:space="0" w:color="auto"/>
            <w:bottom w:val="none" w:sz="0" w:space="0" w:color="auto"/>
            <w:right w:val="none" w:sz="0" w:space="0" w:color="auto"/>
          </w:divBdr>
          <w:divsChild>
            <w:div w:id="1295023534">
              <w:marLeft w:val="0"/>
              <w:marRight w:val="0"/>
              <w:marTop w:val="0"/>
              <w:marBottom w:val="0"/>
              <w:divBdr>
                <w:top w:val="none" w:sz="0" w:space="0" w:color="auto"/>
                <w:left w:val="none" w:sz="0" w:space="0" w:color="auto"/>
                <w:bottom w:val="none" w:sz="0" w:space="0" w:color="auto"/>
                <w:right w:val="none" w:sz="0" w:space="0" w:color="auto"/>
              </w:divBdr>
              <w:divsChild>
                <w:div w:id="2221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47815">
      <w:bodyDiv w:val="1"/>
      <w:marLeft w:val="0"/>
      <w:marRight w:val="0"/>
      <w:marTop w:val="0"/>
      <w:marBottom w:val="0"/>
      <w:divBdr>
        <w:top w:val="none" w:sz="0" w:space="0" w:color="auto"/>
        <w:left w:val="none" w:sz="0" w:space="0" w:color="auto"/>
        <w:bottom w:val="none" w:sz="0" w:space="0" w:color="auto"/>
        <w:right w:val="none" w:sz="0" w:space="0" w:color="auto"/>
      </w:divBdr>
    </w:div>
    <w:div w:id="509293561">
      <w:bodyDiv w:val="1"/>
      <w:marLeft w:val="0"/>
      <w:marRight w:val="0"/>
      <w:marTop w:val="0"/>
      <w:marBottom w:val="0"/>
      <w:divBdr>
        <w:top w:val="none" w:sz="0" w:space="0" w:color="auto"/>
        <w:left w:val="none" w:sz="0" w:space="0" w:color="auto"/>
        <w:bottom w:val="none" w:sz="0" w:space="0" w:color="auto"/>
        <w:right w:val="none" w:sz="0" w:space="0" w:color="auto"/>
      </w:divBdr>
      <w:divsChild>
        <w:div w:id="139543104">
          <w:marLeft w:val="0"/>
          <w:marRight w:val="0"/>
          <w:marTop w:val="0"/>
          <w:marBottom w:val="0"/>
          <w:divBdr>
            <w:top w:val="none" w:sz="0" w:space="0" w:color="auto"/>
            <w:left w:val="none" w:sz="0" w:space="0" w:color="auto"/>
            <w:bottom w:val="none" w:sz="0" w:space="0" w:color="auto"/>
            <w:right w:val="none" w:sz="0" w:space="0" w:color="auto"/>
          </w:divBdr>
          <w:divsChild>
            <w:div w:id="700518228">
              <w:marLeft w:val="0"/>
              <w:marRight w:val="0"/>
              <w:marTop w:val="0"/>
              <w:marBottom w:val="0"/>
              <w:divBdr>
                <w:top w:val="none" w:sz="0" w:space="0" w:color="auto"/>
                <w:left w:val="none" w:sz="0" w:space="0" w:color="auto"/>
                <w:bottom w:val="none" w:sz="0" w:space="0" w:color="auto"/>
                <w:right w:val="none" w:sz="0" w:space="0" w:color="auto"/>
              </w:divBdr>
              <w:divsChild>
                <w:div w:id="93182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94102">
      <w:bodyDiv w:val="1"/>
      <w:marLeft w:val="0"/>
      <w:marRight w:val="0"/>
      <w:marTop w:val="0"/>
      <w:marBottom w:val="0"/>
      <w:divBdr>
        <w:top w:val="none" w:sz="0" w:space="0" w:color="auto"/>
        <w:left w:val="none" w:sz="0" w:space="0" w:color="auto"/>
        <w:bottom w:val="none" w:sz="0" w:space="0" w:color="auto"/>
        <w:right w:val="none" w:sz="0" w:space="0" w:color="auto"/>
      </w:divBdr>
    </w:div>
    <w:div w:id="558170568">
      <w:bodyDiv w:val="1"/>
      <w:marLeft w:val="0"/>
      <w:marRight w:val="0"/>
      <w:marTop w:val="0"/>
      <w:marBottom w:val="0"/>
      <w:divBdr>
        <w:top w:val="none" w:sz="0" w:space="0" w:color="auto"/>
        <w:left w:val="none" w:sz="0" w:space="0" w:color="auto"/>
        <w:bottom w:val="none" w:sz="0" w:space="0" w:color="auto"/>
        <w:right w:val="none" w:sz="0" w:space="0" w:color="auto"/>
      </w:divBdr>
      <w:divsChild>
        <w:div w:id="1889150109">
          <w:marLeft w:val="0"/>
          <w:marRight w:val="0"/>
          <w:marTop w:val="0"/>
          <w:marBottom w:val="0"/>
          <w:divBdr>
            <w:top w:val="none" w:sz="0" w:space="0" w:color="auto"/>
            <w:left w:val="none" w:sz="0" w:space="0" w:color="auto"/>
            <w:bottom w:val="none" w:sz="0" w:space="0" w:color="auto"/>
            <w:right w:val="none" w:sz="0" w:space="0" w:color="auto"/>
          </w:divBdr>
          <w:divsChild>
            <w:div w:id="1817140894">
              <w:marLeft w:val="0"/>
              <w:marRight w:val="0"/>
              <w:marTop w:val="0"/>
              <w:marBottom w:val="0"/>
              <w:divBdr>
                <w:top w:val="none" w:sz="0" w:space="0" w:color="auto"/>
                <w:left w:val="none" w:sz="0" w:space="0" w:color="auto"/>
                <w:bottom w:val="none" w:sz="0" w:space="0" w:color="auto"/>
                <w:right w:val="none" w:sz="0" w:space="0" w:color="auto"/>
              </w:divBdr>
              <w:divsChild>
                <w:div w:id="422460219">
                  <w:marLeft w:val="0"/>
                  <w:marRight w:val="0"/>
                  <w:marTop w:val="0"/>
                  <w:marBottom w:val="0"/>
                  <w:divBdr>
                    <w:top w:val="none" w:sz="0" w:space="0" w:color="auto"/>
                    <w:left w:val="none" w:sz="0" w:space="0" w:color="auto"/>
                    <w:bottom w:val="none" w:sz="0" w:space="0" w:color="auto"/>
                    <w:right w:val="none" w:sz="0" w:space="0" w:color="auto"/>
                  </w:divBdr>
                  <w:divsChild>
                    <w:div w:id="153950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273716">
      <w:bodyDiv w:val="1"/>
      <w:marLeft w:val="0"/>
      <w:marRight w:val="0"/>
      <w:marTop w:val="0"/>
      <w:marBottom w:val="0"/>
      <w:divBdr>
        <w:top w:val="none" w:sz="0" w:space="0" w:color="auto"/>
        <w:left w:val="none" w:sz="0" w:space="0" w:color="auto"/>
        <w:bottom w:val="none" w:sz="0" w:space="0" w:color="auto"/>
        <w:right w:val="none" w:sz="0" w:space="0" w:color="auto"/>
      </w:divBdr>
      <w:divsChild>
        <w:div w:id="658849904">
          <w:marLeft w:val="0"/>
          <w:marRight w:val="0"/>
          <w:marTop w:val="0"/>
          <w:marBottom w:val="0"/>
          <w:divBdr>
            <w:top w:val="none" w:sz="0" w:space="0" w:color="auto"/>
            <w:left w:val="none" w:sz="0" w:space="0" w:color="auto"/>
            <w:bottom w:val="none" w:sz="0" w:space="0" w:color="auto"/>
            <w:right w:val="none" w:sz="0" w:space="0" w:color="auto"/>
          </w:divBdr>
          <w:divsChild>
            <w:div w:id="145171710">
              <w:marLeft w:val="0"/>
              <w:marRight w:val="0"/>
              <w:marTop w:val="0"/>
              <w:marBottom w:val="0"/>
              <w:divBdr>
                <w:top w:val="none" w:sz="0" w:space="0" w:color="auto"/>
                <w:left w:val="none" w:sz="0" w:space="0" w:color="auto"/>
                <w:bottom w:val="none" w:sz="0" w:space="0" w:color="auto"/>
                <w:right w:val="none" w:sz="0" w:space="0" w:color="auto"/>
              </w:divBdr>
              <w:divsChild>
                <w:div w:id="138668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270907">
      <w:bodyDiv w:val="1"/>
      <w:marLeft w:val="0"/>
      <w:marRight w:val="0"/>
      <w:marTop w:val="0"/>
      <w:marBottom w:val="0"/>
      <w:divBdr>
        <w:top w:val="none" w:sz="0" w:space="0" w:color="auto"/>
        <w:left w:val="none" w:sz="0" w:space="0" w:color="auto"/>
        <w:bottom w:val="none" w:sz="0" w:space="0" w:color="auto"/>
        <w:right w:val="none" w:sz="0" w:space="0" w:color="auto"/>
      </w:divBdr>
    </w:div>
    <w:div w:id="629172804">
      <w:bodyDiv w:val="1"/>
      <w:marLeft w:val="0"/>
      <w:marRight w:val="0"/>
      <w:marTop w:val="0"/>
      <w:marBottom w:val="0"/>
      <w:divBdr>
        <w:top w:val="none" w:sz="0" w:space="0" w:color="auto"/>
        <w:left w:val="none" w:sz="0" w:space="0" w:color="auto"/>
        <w:bottom w:val="none" w:sz="0" w:space="0" w:color="auto"/>
        <w:right w:val="none" w:sz="0" w:space="0" w:color="auto"/>
      </w:divBdr>
      <w:divsChild>
        <w:div w:id="1902865603">
          <w:marLeft w:val="0"/>
          <w:marRight w:val="0"/>
          <w:marTop w:val="0"/>
          <w:marBottom w:val="0"/>
          <w:divBdr>
            <w:top w:val="none" w:sz="0" w:space="0" w:color="auto"/>
            <w:left w:val="none" w:sz="0" w:space="0" w:color="auto"/>
            <w:bottom w:val="none" w:sz="0" w:space="0" w:color="auto"/>
            <w:right w:val="none" w:sz="0" w:space="0" w:color="auto"/>
          </w:divBdr>
          <w:divsChild>
            <w:div w:id="1847137057">
              <w:marLeft w:val="0"/>
              <w:marRight w:val="0"/>
              <w:marTop w:val="0"/>
              <w:marBottom w:val="0"/>
              <w:divBdr>
                <w:top w:val="none" w:sz="0" w:space="0" w:color="auto"/>
                <w:left w:val="none" w:sz="0" w:space="0" w:color="auto"/>
                <w:bottom w:val="none" w:sz="0" w:space="0" w:color="auto"/>
                <w:right w:val="none" w:sz="0" w:space="0" w:color="auto"/>
              </w:divBdr>
              <w:divsChild>
                <w:div w:id="15858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32195">
      <w:bodyDiv w:val="1"/>
      <w:marLeft w:val="0"/>
      <w:marRight w:val="0"/>
      <w:marTop w:val="0"/>
      <w:marBottom w:val="0"/>
      <w:divBdr>
        <w:top w:val="none" w:sz="0" w:space="0" w:color="auto"/>
        <w:left w:val="none" w:sz="0" w:space="0" w:color="auto"/>
        <w:bottom w:val="none" w:sz="0" w:space="0" w:color="auto"/>
        <w:right w:val="none" w:sz="0" w:space="0" w:color="auto"/>
      </w:divBdr>
      <w:divsChild>
        <w:div w:id="964458248">
          <w:marLeft w:val="0"/>
          <w:marRight w:val="0"/>
          <w:marTop w:val="0"/>
          <w:marBottom w:val="0"/>
          <w:divBdr>
            <w:top w:val="none" w:sz="0" w:space="0" w:color="auto"/>
            <w:left w:val="none" w:sz="0" w:space="0" w:color="auto"/>
            <w:bottom w:val="none" w:sz="0" w:space="0" w:color="auto"/>
            <w:right w:val="none" w:sz="0" w:space="0" w:color="auto"/>
          </w:divBdr>
          <w:divsChild>
            <w:div w:id="1732656087">
              <w:marLeft w:val="0"/>
              <w:marRight w:val="0"/>
              <w:marTop w:val="0"/>
              <w:marBottom w:val="0"/>
              <w:divBdr>
                <w:top w:val="none" w:sz="0" w:space="0" w:color="auto"/>
                <w:left w:val="none" w:sz="0" w:space="0" w:color="auto"/>
                <w:bottom w:val="none" w:sz="0" w:space="0" w:color="auto"/>
                <w:right w:val="none" w:sz="0" w:space="0" w:color="auto"/>
              </w:divBdr>
              <w:divsChild>
                <w:div w:id="169576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660060">
      <w:bodyDiv w:val="1"/>
      <w:marLeft w:val="0"/>
      <w:marRight w:val="0"/>
      <w:marTop w:val="0"/>
      <w:marBottom w:val="0"/>
      <w:divBdr>
        <w:top w:val="none" w:sz="0" w:space="0" w:color="auto"/>
        <w:left w:val="none" w:sz="0" w:space="0" w:color="auto"/>
        <w:bottom w:val="none" w:sz="0" w:space="0" w:color="auto"/>
        <w:right w:val="none" w:sz="0" w:space="0" w:color="auto"/>
      </w:divBdr>
    </w:div>
    <w:div w:id="716129439">
      <w:bodyDiv w:val="1"/>
      <w:marLeft w:val="0"/>
      <w:marRight w:val="0"/>
      <w:marTop w:val="0"/>
      <w:marBottom w:val="0"/>
      <w:divBdr>
        <w:top w:val="none" w:sz="0" w:space="0" w:color="auto"/>
        <w:left w:val="none" w:sz="0" w:space="0" w:color="auto"/>
        <w:bottom w:val="none" w:sz="0" w:space="0" w:color="auto"/>
        <w:right w:val="none" w:sz="0" w:space="0" w:color="auto"/>
      </w:divBdr>
    </w:div>
    <w:div w:id="749042073">
      <w:bodyDiv w:val="1"/>
      <w:marLeft w:val="0"/>
      <w:marRight w:val="0"/>
      <w:marTop w:val="0"/>
      <w:marBottom w:val="0"/>
      <w:divBdr>
        <w:top w:val="none" w:sz="0" w:space="0" w:color="auto"/>
        <w:left w:val="none" w:sz="0" w:space="0" w:color="auto"/>
        <w:bottom w:val="none" w:sz="0" w:space="0" w:color="auto"/>
        <w:right w:val="none" w:sz="0" w:space="0" w:color="auto"/>
      </w:divBdr>
    </w:div>
    <w:div w:id="760637007">
      <w:bodyDiv w:val="1"/>
      <w:marLeft w:val="0"/>
      <w:marRight w:val="0"/>
      <w:marTop w:val="0"/>
      <w:marBottom w:val="0"/>
      <w:divBdr>
        <w:top w:val="none" w:sz="0" w:space="0" w:color="auto"/>
        <w:left w:val="none" w:sz="0" w:space="0" w:color="auto"/>
        <w:bottom w:val="none" w:sz="0" w:space="0" w:color="auto"/>
        <w:right w:val="none" w:sz="0" w:space="0" w:color="auto"/>
      </w:divBdr>
    </w:div>
    <w:div w:id="767848100">
      <w:bodyDiv w:val="1"/>
      <w:marLeft w:val="0"/>
      <w:marRight w:val="0"/>
      <w:marTop w:val="0"/>
      <w:marBottom w:val="0"/>
      <w:divBdr>
        <w:top w:val="none" w:sz="0" w:space="0" w:color="auto"/>
        <w:left w:val="none" w:sz="0" w:space="0" w:color="auto"/>
        <w:bottom w:val="none" w:sz="0" w:space="0" w:color="auto"/>
        <w:right w:val="none" w:sz="0" w:space="0" w:color="auto"/>
      </w:divBdr>
      <w:divsChild>
        <w:div w:id="1245341968">
          <w:marLeft w:val="0"/>
          <w:marRight w:val="0"/>
          <w:marTop w:val="0"/>
          <w:marBottom w:val="0"/>
          <w:divBdr>
            <w:top w:val="none" w:sz="0" w:space="0" w:color="auto"/>
            <w:left w:val="none" w:sz="0" w:space="0" w:color="auto"/>
            <w:bottom w:val="none" w:sz="0" w:space="0" w:color="auto"/>
            <w:right w:val="none" w:sz="0" w:space="0" w:color="auto"/>
          </w:divBdr>
          <w:divsChild>
            <w:div w:id="771126636">
              <w:marLeft w:val="0"/>
              <w:marRight w:val="0"/>
              <w:marTop w:val="0"/>
              <w:marBottom w:val="0"/>
              <w:divBdr>
                <w:top w:val="none" w:sz="0" w:space="0" w:color="auto"/>
                <w:left w:val="none" w:sz="0" w:space="0" w:color="auto"/>
                <w:bottom w:val="none" w:sz="0" w:space="0" w:color="auto"/>
                <w:right w:val="none" w:sz="0" w:space="0" w:color="auto"/>
              </w:divBdr>
              <w:divsChild>
                <w:div w:id="40337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889576">
      <w:bodyDiv w:val="1"/>
      <w:marLeft w:val="0"/>
      <w:marRight w:val="0"/>
      <w:marTop w:val="0"/>
      <w:marBottom w:val="0"/>
      <w:divBdr>
        <w:top w:val="none" w:sz="0" w:space="0" w:color="auto"/>
        <w:left w:val="none" w:sz="0" w:space="0" w:color="auto"/>
        <w:bottom w:val="none" w:sz="0" w:space="0" w:color="auto"/>
        <w:right w:val="none" w:sz="0" w:space="0" w:color="auto"/>
      </w:divBdr>
      <w:divsChild>
        <w:div w:id="1900482202">
          <w:marLeft w:val="0"/>
          <w:marRight w:val="0"/>
          <w:marTop w:val="0"/>
          <w:marBottom w:val="0"/>
          <w:divBdr>
            <w:top w:val="none" w:sz="0" w:space="0" w:color="auto"/>
            <w:left w:val="none" w:sz="0" w:space="0" w:color="auto"/>
            <w:bottom w:val="none" w:sz="0" w:space="0" w:color="auto"/>
            <w:right w:val="none" w:sz="0" w:space="0" w:color="auto"/>
          </w:divBdr>
          <w:divsChild>
            <w:div w:id="1067848595">
              <w:marLeft w:val="0"/>
              <w:marRight w:val="0"/>
              <w:marTop w:val="0"/>
              <w:marBottom w:val="0"/>
              <w:divBdr>
                <w:top w:val="none" w:sz="0" w:space="0" w:color="auto"/>
                <w:left w:val="none" w:sz="0" w:space="0" w:color="auto"/>
                <w:bottom w:val="none" w:sz="0" w:space="0" w:color="auto"/>
                <w:right w:val="none" w:sz="0" w:space="0" w:color="auto"/>
              </w:divBdr>
              <w:divsChild>
                <w:div w:id="9745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29264">
      <w:bodyDiv w:val="1"/>
      <w:marLeft w:val="0"/>
      <w:marRight w:val="0"/>
      <w:marTop w:val="0"/>
      <w:marBottom w:val="0"/>
      <w:divBdr>
        <w:top w:val="none" w:sz="0" w:space="0" w:color="auto"/>
        <w:left w:val="none" w:sz="0" w:space="0" w:color="auto"/>
        <w:bottom w:val="none" w:sz="0" w:space="0" w:color="auto"/>
        <w:right w:val="none" w:sz="0" w:space="0" w:color="auto"/>
      </w:divBdr>
    </w:div>
    <w:div w:id="823811729">
      <w:bodyDiv w:val="1"/>
      <w:marLeft w:val="0"/>
      <w:marRight w:val="0"/>
      <w:marTop w:val="0"/>
      <w:marBottom w:val="0"/>
      <w:divBdr>
        <w:top w:val="none" w:sz="0" w:space="0" w:color="auto"/>
        <w:left w:val="none" w:sz="0" w:space="0" w:color="auto"/>
        <w:bottom w:val="none" w:sz="0" w:space="0" w:color="auto"/>
        <w:right w:val="none" w:sz="0" w:space="0" w:color="auto"/>
      </w:divBdr>
      <w:divsChild>
        <w:div w:id="1265184639">
          <w:marLeft w:val="0"/>
          <w:marRight w:val="0"/>
          <w:marTop w:val="0"/>
          <w:marBottom w:val="0"/>
          <w:divBdr>
            <w:top w:val="none" w:sz="0" w:space="0" w:color="auto"/>
            <w:left w:val="none" w:sz="0" w:space="0" w:color="auto"/>
            <w:bottom w:val="none" w:sz="0" w:space="0" w:color="auto"/>
            <w:right w:val="none" w:sz="0" w:space="0" w:color="auto"/>
          </w:divBdr>
          <w:divsChild>
            <w:div w:id="115871610">
              <w:marLeft w:val="0"/>
              <w:marRight w:val="0"/>
              <w:marTop w:val="0"/>
              <w:marBottom w:val="0"/>
              <w:divBdr>
                <w:top w:val="none" w:sz="0" w:space="0" w:color="auto"/>
                <w:left w:val="none" w:sz="0" w:space="0" w:color="auto"/>
                <w:bottom w:val="none" w:sz="0" w:space="0" w:color="auto"/>
                <w:right w:val="none" w:sz="0" w:space="0" w:color="auto"/>
              </w:divBdr>
              <w:divsChild>
                <w:div w:id="19932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000634">
      <w:bodyDiv w:val="1"/>
      <w:marLeft w:val="0"/>
      <w:marRight w:val="0"/>
      <w:marTop w:val="0"/>
      <w:marBottom w:val="0"/>
      <w:divBdr>
        <w:top w:val="none" w:sz="0" w:space="0" w:color="auto"/>
        <w:left w:val="none" w:sz="0" w:space="0" w:color="auto"/>
        <w:bottom w:val="none" w:sz="0" w:space="0" w:color="auto"/>
        <w:right w:val="none" w:sz="0" w:space="0" w:color="auto"/>
      </w:divBdr>
      <w:divsChild>
        <w:div w:id="1173881150">
          <w:marLeft w:val="0"/>
          <w:marRight w:val="0"/>
          <w:marTop w:val="0"/>
          <w:marBottom w:val="0"/>
          <w:divBdr>
            <w:top w:val="none" w:sz="0" w:space="0" w:color="auto"/>
            <w:left w:val="none" w:sz="0" w:space="0" w:color="auto"/>
            <w:bottom w:val="none" w:sz="0" w:space="0" w:color="auto"/>
            <w:right w:val="none" w:sz="0" w:space="0" w:color="auto"/>
          </w:divBdr>
          <w:divsChild>
            <w:div w:id="1757238697">
              <w:marLeft w:val="0"/>
              <w:marRight w:val="0"/>
              <w:marTop w:val="0"/>
              <w:marBottom w:val="0"/>
              <w:divBdr>
                <w:top w:val="none" w:sz="0" w:space="0" w:color="auto"/>
                <w:left w:val="none" w:sz="0" w:space="0" w:color="auto"/>
                <w:bottom w:val="none" w:sz="0" w:space="0" w:color="auto"/>
                <w:right w:val="none" w:sz="0" w:space="0" w:color="auto"/>
              </w:divBdr>
              <w:divsChild>
                <w:div w:id="11069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482676">
      <w:bodyDiv w:val="1"/>
      <w:marLeft w:val="0"/>
      <w:marRight w:val="0"/>
      <w:marTop w:val="0"/>
      <w:marBottom w:val="0"/>
      <w:divBdr>
        <w:top w:val="none" w:sz="0" w:space="0" w:color="auto"/>
        <w:left w:val="none" w:sz="0" w:space="0" w:color="auto"/>
        <w:bottom w:val="none" w:sz="0" w:space="0" w:color="auto"/>
        <w:right w:val="none" w:sz="0" w:space="0" w:color="auto"/>
      </w:divBdr>
      <w:divsChild>
        <w:div w:id="545409454">
          <w:marLeft w:val="0"/>
          <w:marRight w:val="0"/>
          <w:marTop w:val="0"/>
          <w:marBottom w:val="0"/>
          <w:divBdr>
            <w:top w:val="none" w:sz="0" w:space="0" w:color="auto"/>
            <w:left w:val="none" w:sz="0" w:space="0" w:color="auto"/>
            <w:bottom w:val="none" w:sz="0" w:space="0" w:color="auto"/>
            <w:right w:val="none" w:sz="0" w:space="0" w:color="auto"/>
          </w:divBdr>
          <w:divsChild>
            <w:div w:id="160583333">
              <w:marLeft w:val="0"/>
              <w:marRight w:val="0"/>
              <w:marTop w:val="0"/>
              <w:marBottom w:val="0"/>
              <w:divBdr>
                <w:top w:val="none" w:sz="0" w:space="0" w:color="auto"/>
                <w:left w:val="none" w:sz="0" w:space="0" w:color="auto"/>
                <w:bottom w:val="none" w:sz="0" w:space="0" w:color="auto"/>
                <w:right w:val="none" w:sz="0" w:space="0" w:color="auto"/>
              </w:divBdr>
              <w:divsChild>
                <w:div w:id="19944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258291">
      <w:bodyDiv w:val="1"/>
      <w:marLeft w:val="0"/>
      <w:marRight w:val="0"/>
      <w:marTop w:val="0"/>
      <w:marBottom w:val="0"/>
      <w:divBdr>
        <w:top w:val="none" w:sz="0" w:space="0" w:color="auto"/>
        <w:left w:val="none" w:sz="0" w:space="0" w:color="auto"/>
        <w:bottom w:val="none" w:sz="0" w:space="0" w:color="auto"/>
        <w:right w:val="none" w:sz="0" w:space="0" w:color="auto"/>
      </w:divBdr>
      <w:divsChild>
        <w:div w:id="1002274349">
          <w:marLeft w:val="0"/>
          <w:marRight w:val="0"/>
          <w:marTop w:val="0"/>
          <w:marBottom w:val="0"/>
          <w:divBdr>
            <w:top w:val="none" w:sz="0" w:space="0" w:color="auto"/>
            <w:left w:val="none" w:sz="0" w:space="0" w:color="auto"/>
            <w:bottom w:val="none" w:sz="0" w:space="0" w:color="auto"/>
            <w:right w:val="none" w:sz="0" w:space="0" w:color="auto"/>
          </w:divBdr>
          <w:divsChild>
            <w:div w:id="1407535681">
              <w:marLeft w:val="0"/>
              <w:marRight w:val="0"/>
              <w:marTop w:val="0"/>
              <w:marBottom w:val="0"/>
              <w:divBdr>
                <w:top w:val="none" w:sz="0" w:space="0" w:color="auto"/>
                <w:left w:val="none" w:sz="0" w:space="0" w:color="auto"/>
                <w:bottom w:val="none" w:sz="0" w:space="0" w:color="auto"/>
                <w:right w:val="none" w:sz="0" w:space="0" w:color="auto"/>
              </w:divBdr>
              <w:divsChild>
                <w:div w:id="130215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59738">
      <w:bodyDiv w:val="1"/>
      <w:marLeft w:val="0"/>
      <w:marRight w:val="0"/>
      <w:marTop w:val="0"/>
      <w:marBottom w:val="0"/>
      <w:divBdr>
        <w:top w:val="none" w:sz="0" w:space="0" w:color="auto"/>
        <w:left w:val="none" w:sz="0" w:space="0" w:color="auto"/>
        <w:bottom w:val="none" w:sz="0" w:space="0" w:color="auto"/>
        <w:right w:val="none" w:sz="0" w:space="0" w:color="auto"/>
      </w:divBdr>
    </w:div>
    <w:div w:id="910189983">
      <w:bodyDiv w:val="1"/>
      <w:marLeft w:val="0"/>
      <w:marRight w:val="0"/>
      <w:marTop w:val="0"/>
      <w:marBottom w:val="0"/>
      <w:divBdr>
        <w:top w:val="none" w:sz="0" w:space="0" w:color="auto"/>
        <w:left w:val="none" w:sz="0" w:space="0" w:color="auto"/>
        <w:bottom w:val="none" w:sz="0" w:space="0" w:color="auto"/>
        <w:right w:val="none" w:sz="0" w:space="0" w:color="auto"/>
      </w:divBdr>
    </w:div>
    <w:div w:id="971323519">
      <w:bodyDiv w:val="1"/>
      <w:marLeft w:val="0"/>
      <w:marRight w:val="0"/>
      <w:marTop w:val="0"/>
      <w:marBottom w:val="0"/>
      <w:divBdr>
        <w:top w:val="none" w:sz="0" w:space="0" w:color="auto"/>
        <w:left w:val="none" w:sz="0" w:space="0" w:color="auto"/>
        <w:bottom w:val="none" w:sz="0" w:space="0" w:color="auto"/>
        <w:right w:val="none" w:sz="0" w:space="0" w:color="auto"/>
      </w:divBdr>
    </w:div>
    <w:div w:id="978342881">
      <w:bodyDiv w:val="1"/>
      <w:marLeft w:val="0"/>
      <w:marRight w:val="0"/>
      <w:marTop w:val="0"/>
      <w:marBottom w:val="0"/>
      <w:divBdr>
        <w:top w:val="none" w:sz="0" w:space="0" w:color="auto"/>
        <w:left w:val="none" w:sz="0" w:space="0" w:color="auto"/>
        <w:bottom w:val="none" w:sz="0" w:space="0" w:color="auto"/>
        <w:right w:val="none" w:sz="0" w:space="0" w:color="auto"/>
      </w:divBdr>
    </w:div>
    <w:div w:id="1041248492">
      <w:bodyDiv w:val="1"/>
      <w:marLeft w:val="0"/>
      <w:marRight w:val="0"/>
      <w:marTop w:val="0"/>
      <w:marBottom w:val="0"/>
      <w:divBdr>
        <w:top w:val="none" w:sz="0" w:space="0" w:color="auto"/>
        <w:left w:val="none" w:sz="0" w:space="0" w:color="auto"/>
        <w:bottom w:val="none" w:sz="0" w:space="0" w:color="auto"/>
        <w:right w:val="none" w:sz="0" w:space="0" w:color="auto"/>
      </w:divBdr>
    </w:div>
    <w:div w:id="1112285403">
      <w:bodyDiv w:val="1"/>
      <w:marLeft w:val="0"/>
      <w:marRight w:val="0"/>
      <w:marTop w:val="0"/>
      <w:marBottom w:val="0"/>
      <w:divBdr>
        <w:top w:val="none" w:sz="0" w:space="0" w:color="auto"/>
        <w:left w:val="none" w:sz="0" w:space="0" w:color="auto"/>
        <w:bottom w:val="none" w:sz="0" w:space="0" w:color="auto"/>
        <w:right w:val="none" w:sz="0" w:space="0" w:color="auto"/>
      </w:divBdr>
      <w:divsChild>
        <w:div w:id="446698039">
          <w:marLeft w:val="0"/>
          <w:marRight w:val="0"/>
          <w:marTop w:val="0"/>
          <w:marBottom w:val="0"/>
          <w:divBdr>
            <w:top w:val="none" w:sz="0" w:space="0" w:color="auto"/>
            <w:left w:val="none" w:sz="0" w:space="0" w:color="auto"/>
            <w:bottom w:val="none" w:sz="0" w:space="0" w:color="auto"/>
            <w:right w:val="none" w:sz="0" w:space="0" w:color="auto"/>
          </w:divBdr>
          <w:divsChild>
            <w:div w:id="1841652620">
              <w:marLeft w:val="0"/>
              <w:marRight w:val="0"/>
              <w:marTop w:val="0"/>
              <w:marBottom w:val="0"/>
              <w:divBdr>
                <w:top w:val="none" w:sz="0" w:space="0" w:color="auto"/>
                <w:left w:val="none" w:sz="0" w:space="0" w:color="auto"/>
                <w:bottom w:val="none" w:sz="0" w:space="0" w:color="auto"/>
                <w:right w:val="none" w:sz="0" w:space="0" w:color="auto"/>
              </w:divBdr>
              <w:divsChild>
                <w:div w:id="19845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60720">
      <w:bodyDiv w:val="1"/>
      <w:marLeft w:val="0"/>
      <w:marRight w:val="0"/>
      <w:marTop w:val="0"/>
      <w:marBottom w:val="0"/>
      <w:divBdr>
        <w:top w:val="none" w:sz="0" w:space="0" w:color="auto"/>
        <w:left w:val="none" w:sz="0" w:space="0" w:color="auto"/>
        <w:bottom w:val="none" w:sz="0" w:space="0" w:color="auto"/>
        <w:right w:val="none" w:sz="0" w:space="0" w:color="auto"/>
      </w:divBdr>
      <w:divsChild>
        <w:div w:id="1395733446">
          <w:marLeft w:val="0"/>
          <w:marRight w:val="0"/>
          <w:marTop w:val="0"/>
          <w:marBottom w:val="0"/>
          <w:divBdr>
            <w:top w:val="none" w:sz="0" w:space="0" w:color="auto"/>
            <w:left w:val="none" w:sz="0" w:space="0" w:color="auto"/>
            <w:bottom w:val="none" w:sz="0" w:space="0" w:color="auto"/>
            <w:right w:val="none" w:sz="0" w:space="0" w:color="auto"/>
          </w:divBdr>
          <w:divsChild>
            <w:div w:id="218590238">
              <w:marLeft w:val="0"/>
              <w:marRight w:val="0"/>
              <w:marTop w:val="0"/>
              <w:marBottom w:val="0"/>
              <w:divBdr>
                <w:top w:val="none" w:sz="0" w:space="0" w:color="auto"/>
                <w:left w:val="none" w:sz="0" w:space="0" w:color="auto"/>
                <w:bottom w:val="none" w:sz="0" w:space="0" w:color="auto"/>
                <w:right w:val="none" w:sz="0" w:space="0" w:color="auto"/>
              </w:divBdr>
              <w:divsChild>
                <w:div w:id="19611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575968">
      <w:bodyDiv w:val="1"/>
      <w:marLeft w:val="0"/>
      <w:marRight w:val="0"/>
      <w:marTop w:val="0"/>
      <w:marBottom w:val="0"/>
      <w:divBdr>
        <w:top w:val="none" w:sz="0" w:space="0" w:color="auto"/>
        <w:left w:val="none" w:sz="0" w:space="0" w:color="auto"/>
        <w:bottom w:val="none" w:sz="0" w:space="0" w:color="auto"/>
        <w:right w:val="none" w:sz="0" w:space="0" w:color="auto"/>
      </w:divBdr>
      <w:divsChild>
        <w:div w:id="474688030">
          <w:marLeft w:val="0"/>
          <w:marRight w:val="0"/>
          <w:marTop w:val="0"/>
          <w:marBottom w:val="0"/>
          <w:divBdr>
            <w:top w:val="none" w:sz="0" w:space="0" w:color="auto"/>
            <w:left w:val="none" w:sz="0" w:space="0" w:color="auto"/>
            <w:bottom w:val="none" w:sz="0" w:space="0" w:color="auto"/>
            <w:right w:val="none" w:sz="0" w:space="0" w:color="auto"/>
          </w:divBdr>
          <w:divsChild>
            <w:div w:id="882210264">
              <w:marLeft w:val="0"/>
              <w:marRight w:val="0"/>
              <w:marTop w:val="0"/>
              <w:marBottom w:val="0"/>
              <w:divBdr>
                <w:top w:val="none" w:sz="0" w:space="0" w:color="auto"/>
                <w:left w:val="none" w:sz="0" w:space="0" w:color="auto"/>
                <w:bottom w:val="none" w:sz="0" w:space="0" w:color="auto"/>
                <w:right w:val="none" w:sz="0" w:space="0" w:color="auto"/>
              </w:divBdr>
              <w:divsChild>
                <w:div w:id="19691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924638">
      <w:bodyDiv w:val="1"/>
      <w:marLeft w:val="0"/>
      <w:marRight w:val="0"/>
      <w:marTop w:val="0"/>
      <w:marBottom w:val="0"/>
      <w:divBdr>
        <w:top w:val="none" w:sz="0" w:space="0" w:color="auto"/>
        <w:left w:val="none" w:sz="0" w:space="0" w:color="auto"/>
        <w:bottom w:val="none" w:sz="0" w:space="0" w:color="auto"/>
        <w:right w:val="none" w:sz="0" w:space="0" w:color="auto"/>
      </w:divBdr>
      <w:divsChild>
        <w:div w:id="1425490997">
          <w:marLeft w:val="0"/>
          <w:marRight w:val="0"/>
          <w:marTop w:val="0"/>
          <w:marBottom w:val="0"/>
          <w:divBdr>
            <w:top w:val="none" w:sz="0" w:space="0" w:color="auto"/>
            <w:left w:val="none" w:sz="0" w:space="0" w:color="auto"/>
            <w:bottom w:val="none" w:sz="0" w:space="0" w:color="auto"/>
            <w:right w:val="none" w:sz="0" w:space="0" w:color="auto"/>
          </w:divBdr>
          <w:divsChild>
            <w:div w:id="309484713">
              <w:marLeft w:val="0"/>
              <w:marRight w:val="0"/>
              <w:marTop w:val="0"/>
              <w:marBottom w:val="0"/>
              <w:divBdr>
                <w:top w:val="none" w:sz="0" w:space="0" w:color="auto"/>
                <w:left w:val="none" w:sz="0" w:space="0" w:color="auto"/>
                <w:bottom w:val="none" w:sz="0" w:space="0" w:color="auto"/>
                <w:right w:val="none" w:sz="0" w:space="0" w:color="auto"/>
              </w:divBdr>
              <w:divsChild>
                <w:div w:id="19248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52198">
      <w:bodyDiv w:val="1"/>
      <w:marLeft w:val="0"/>
      <w:marRight w:val="0"/>
      <w:marTop w:val="0"/>
      <w:marBottom w:val="0"/>
      <w:divBdr>
        <w:top w:val="none" w:sz="0" w:space="0" w:color="auto"/>
        <w:left w:val="none" w:sz="0" w:space="0" w:color="auto"/>
        <w:bottom w:val="none" w:sz="0" w:space="0" w:color="auto"/>
        <w:right w:val="none" w:sz="0" w:space="0" w:color="auto"/>
      </w:divBdr>
    </w:div>
    <w:div w:id="1300764835">
      <w:bodyDiv w:val="1"/>
      <w:marLeft w:val="0"/>
      <w:marRight w:val="0"/>
      <w:marTop w:val="0"/>
      <w:marBottom w:val="0"/>
      <w:divBdr>
        <w:top w:val="none" w:sz="0" w:space="0" w:color="auto"/>
        <w:left w:val="none" w:sz="0" w:space="0" w:color="auto"/>
        <w:bottom w:val="none" w:sz="0" w:space="0" w:color="auto"/>
        <w:right w:val="none" w:sz="0" w:space="0" w:color="auto"/>
      </w:divBdr>
    </w:div>
    <w:div w:id="1311399156">
      <w:bodyDiv w:val="1"/>
      <w:marLeft w:val="0"/>
      <w:marRight w:val="0"/>
      <w:marTop w:val="0"/>
      <w:marBottom w:val="0"/>
      <w:divBdr>
        <w:top w:val="none" w:sz="0" w:space="0" w:color="auto"/>
        <w:left w:val="none" w:sz="0" w:space="0" w:color="auto"/>
        <w:bottom w:val="none" w:sz="0" w:space="0" w:color="auto"/>
        <w:right w:val="none" w:sz="0" w:space="0" w:color="auto"/>
      </w:divBdr>
    </w:div>
    <w:div w:id="1318801346">
      <w:bodyDiv w:val="1"/>
      <w:marLeft w:val="0"/>
      <w:marRight w:val="0"/>
      <w:marTop w:val="0"/>
      <w:marBottom w:val="0"/>
      <w:divBdr>
        <w:top w:val="none" w:sz="0" w:space="0" w:color="auto"/>
        <w:left w:val="none" w:sz="0" w:space="0" w:color="auto"/>
        <w:bottom w:val="none" w:sz="0" w:space="0" w:color="auto"/>
        <w:right w:val="none" w:sz="0" w:space="0" w:color="auto"/>
      </w:divBdr>
    </w:div>
    <w:div w:id="1343629523">
      <w:bodyDiv w:val="1"/>
      <w:marLeft w:val="0"/>
      <w:marRight w:val="0"/>
      <w:marTop w:val="0"/>
      <w:marBottom w:val="0"/>
      <w:divBdr>
        <w:top w:val="none" w:sz="0" w:space="0" w:color="auto"/>
        <w:left w:val="none" w:sz="0" w:space="0" w:color="auto"/>
        <w:bottom w:val="none" w:sz="0" w:space="0" w:color="auto"/>
        <w:right w:val="none" w:sz="0" w:space="0" w:color="auto"/>
      </w:divBdr>
    </w:div>
    <w:div w:id="1360082675">
      <w:bodyDiv w:val="1"/>
      <w:marLeft w:val="0"/>
      <w:marRight w:val="0"/>
      <w:marTop w:val="0"/>
      <w:marBottom w:val="0"/>
      <w:divBdr>
        <w:top w:val="none" w:sz="0" w:space="0" w:color="auto"/>
        <w:left w:val="none" w:sz="0" w:space="0" w:color="auto"/>
        <w:bottom w:val="none" w:sz="0" w:space="0" w:color="auto"/>
        <w:right w:val="none" w:sz="0" w:space="0" w:color="auto"/>
      </w:divBdr>
      <w:divsChild>
        <w:div w:id="2094275658">
          <w:marLeft w:val="0"/>
          <w:marRight w:val="0"/>
          <w:marTop w:val="0"/>
          <w:marBottom w:val="0"/>
          <w:divBdr>
            <w:top w:val="none" w:sz="0" w:space="0" w:color="auto"/>
            <w:left w:val="none" w:sz="0" w:space="0" w:color="auto"/>
            <w:bottom w:val="none" w:sz="0" w:space="0" w:color="auto"/>
            <w:right w:val="none" w:sz="0" w:space="0" w:color="auto"/>
          </w:divBdr>
          <w:divsChild>
            <w:div w:id="711924347">
              <w:marLeft w:val="0"/>
              <w:marRight w:val="0"/>
              <w:marTop w:val="0"/>
              <w:marBottom w:val="0"/>
              <w:divBdr>
                <w:top w:val="none" w:sz="0" w:space="0" w:color="auto"/>
                <w:left w:val="none" w:sz="0" w:space="0" w:color="auto"/>
                <w:bottom w:val="none" w:sz="0" w:space="0" w:color="auto"/>
                <w:right w:val="none" w:sz="0" w:space="0" w:color="auto"/>
              </w:divBdr>
              <w:divsChild>
                <w:div w:id="90186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77271">
      <w:bodyDiv w:val="1"/>
      <w:marLeft w:val="0"/>
      <w:marRight w:val="0"/>
      <w:marTop w:val="0"/>
      <w:marBottom w:val="0"/>
      <w:divBdr>
        <w:top w:val="none" w:sz="0" w:space="0" w:color="auto"/>
        <w:left w:val="none" w:sz="0" w:space="0" w:color="auto"/>
        <w:bottom w:val="none" w:sz="0" w:space="0" w:color="auto"/>
        <w:right w:val="none" w:sz="0" w:space="0" w:color="auto"/>
      </w:divBdr>
    </w:div>
    <w:div w:id="1368674442">
      <w:bodyDiv w:val="1"/>
      <w:marLeft w:val="0"/>
      <w:marRight w:val="0"/>
      <w:marTop w:val="0"/>
      <w:marBottom w:val="0"/>
      <w:divBdr>
        <w:top w:val="none" w:sz="0" w:space="0" w:color="auto"/>
        <w:left w:val="none" w:sz="0" w:space="0" w:color="auto"/>
        <w:bottom w:val="none" w:sz="0" w:space="0" w:color="auto"/>
        <w:right w:val="none" w:sz="0" w:space="0" w:color="auto"/>
      </w:divBdr>
      <w:divsChild>
        <w:div w:id="467940288">
          <w:marLeft w:val="0"/>
          <w:marRight w:val="0"/>
          <w:marTop w:val="0"/>
          <w:marBottom w:val="0"/>
          <w:divBdr>
            <w:top w:val="none" w:sz="0" w:space="0" w:color="auto"/>
            <w:left w:val="none" w:sz="0" w:space="0" w:color="auto"/>
            <w:bottom w:val="none" w:sz="0" w:space="0" w:color="auto"/>
            <w:right w:val="none" w:sz="0" w:space="0" w:color="auto"/>
          </w:divBdr>
          <w:divsChild>
            <w:div w:id="39719201">
              <w:marLeft w:val="0"/>
              <w:marRight w:val="0"/>
              <w:marTop w:val="0"/>
              <w:marBottom w:val="0"/>
              <w:divBdr>
                <w:top w:val="none" w:sz="0" w:space="0" w:color="auto"/>
                <w:left w:val="none" w:sz="0" w:space="0" w:color="auto"/>
                <w:bottom w:val="none" w:sz="0" w:space="0" w:color="auto"/>
                <w:right w:val="none" w:sz="0" w:space="0" w:color="auto"/>
              </w:divBdr>
              <w:divsChild>
                <w:div w:id="8102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99113">
      <w:bodyDiv w:val="1"/>
      <w:marLeft w:val="0"/>
      <w:marRight w:val="0"/>
      <w:marTop w:val="0"/>
      <w:marBottom w:val="0"/>
      <w:divBdr>
        <w:top w:val="none" w:sz="0" w:space="0" w:color="auto"/>
        <w:left w:val="none" w:sz="0" w:space="0" w:color="auto"/>
        <w:bottom w:val="none" w:sz="0" w:space="0" w:color="auto"/>
        <w:right w:val="none" w:sz="0" w:space="0" w:color="auto"/>
      </w:divBdr>
    </w:div>
    <w:div w:id="1447651423">
      <w:bodyDiv w:val="1"/>
      <w:marLeft w:val="0"/>
      <w:marRight w:val="0"/>
      <w:marTop w:val="0"/>
      <w:marBottom w:val="0"/>
      <w:divBdr>
        <w:top w:val="none" w:sz="0" w:space="0" w:color="auto"/>
        <w:left w:val="none" w:sz="0" w:space="0" w:color="auto"/>
        <w:bottom w:val="none" w:sz="0" w:space="0" w:color="auto"/>
        <w:right w:val="none" w:sz="0" w:space="0" w:color="auto"/>
      </w:divBdr>
      <w:divsChild>
        <w:div w:id="982125197">
          <w:marLeft w:val="0"/>
          <w:marRight w:val="0"/>
          <w:marTop w:val="0"/>
          <w:marBottom w:val="0"/>
          <w:divBdr>
            <w:top w:val="none" w:sz="0" w:space="0" w:color="auto"/>
            <w:left w:val="none" w:sz="0" w:space="0" w:color="auto"/>
            <w:bottom w:val="none" w:sz="0" w:space="0" w:color="auto"/>
            <w:right w:val="none" w:sz="0" w:space="0" w:color="auto"/>
          </w:divBdr>
          <w:divsChild>
            <w:div w:id="1386367610">
              <w:marLeft w:val="0"/>
              <w:marRight w:val="0"/>
              <w:marTop w:val="0"/>
              <w:marBottom w:val="0"/>
              <w:divBdr>
                <w:top w:val="none" w:sz="0" w:space="0" w:color="auto"/>
                <w:left w:val="none" w:sz="0" w:space="0" w:color="auto"/>
                <w:bottom w:val="none" w:sz="0" w:space="0" w:color="auto"/>
                <w:right w:val="none" w:sz="0" w:space="0" w:color="auto"/>
              </w:divBdr>
              <w:divsChild>
                <w:div w:id="10001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9094">
      <w:bodyDiv w:val="1"/>
      <w:marLeft w:val="0"/>
      <w:marRight w:val="0"/>
      <w:marTop w:val="0"/>
      <w:marBottom w:val="0"/>
      <w:divBdr>
        <w:top w:val="none" w:sz="0" w:space="0" w:color="auto"/>
        <w:left w:val="none" w:sz="0" w:space="0" w:color="auto"/>
        <w:bottom w:val="none" w:sz="0" w:space="0" w:color="auto"/>
        <w:right w:val="none" w:sz="0" w:space="0" w:color="auto"/>
      </w:divBdr>
      <w:divsChild>
        <w:div w:id="165630747">
          <w:marLeft w:val="0"/>
          <w:marRight w:val="0"/>
          <w:marTop w:val="0"/>
          <w:marBottom w:val="0"/>
          <w:divBdr>
            <w:top w:val="none" w:sz="0" w:space="0" w:color="auto"/>
            <w:left w:val="none" w:sz="0" w:space="0" w:color="auto"/>
            <w:bottom w:val="none" w:sz="0" w:space="0" w:color="auto"/>
            <w:right w:val="none" w:sz="0" w:space="0" w:color="auto"/>
          </w:divBdr>
          <w:divsChild>
            <w:div w:id="1210385864">
              <w:marLeft w:val="0"/>
              <w:marRight w:val="0"/>
              <w:marTop w:val="0"/>
              <w:marBottom w:val="0"/>
              <w:divBdr>
                <w:top w:val="none" w:sz="0" w:space="0" w:color="auto"/>
                <w:left w:val="none" w:sz="0" w:space="0" w:color="auto"/>
                <w:bottom w:val="none" w:sz="0" w:space="0" w:color="auto"/>
                <w:right w:val="none" w:sz="0" w:space="0" w:color="auto"/>
              </w:divBdr>
              <w:divsChild>
                <w:div w:id="1029838591">
                  <w:marLeft w:val="0"/>
                  <w:marRight w:val="0"/>
                  <w:marTop w:val="0"/>
                  <w:marBottom w:val="0"/>
                  <w:divBdr>
                    <w:top w:val="none" w:sz="0" w:space="0" w:color="auto"/>
                    <w:left w:val="none" w:sz="0" w:space="0" w:color="auto"/>
                    <w:bottom w:val="none" w:sz="0" w:space="0" w:color="auto"/>
                    <w:right w:val="none" w:sz="0" w:space="0" w:color="auto"/>
                  </w:divBdr>
                </w:div>
              </w:divsChild>
            </w:div>
            <w:div w:id="1291790242">
              <w:marLeft w:val="0"/>
              <w:marRight w:val="0"/>
              <w:marTop w:val="0"/>
              <w:marBottom w:val="0"/>
              <w:divBdr>
                <w:top w:val="none" w:sz="0" w:space="0" w:color="auto"/>
                <w:left w:val="none" w:sz="0" w:space="0" w:color="auto"/>
                <w:bottom w:val="none" w:sz="0" w:space="0" w:color="auto"/>
                <w:right w:val="none" w:sz="0" w:space="0" w:color="auto"/>
              </w:divBdr>
              <w:divsChild>
                <w:div w:id="15429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2884">
          <w:marLeft w:val="0"/>
          <w:marRight w:val="0"/>
          <w:marTop w:val="0"/>
          <w:marBottom w:val="0"/>
          <w:divBdr>
            <w:top w:val="none" w:sz="0" w:space="0" w:color="auto"/>
            <w:left w:val="none" w:sz="0" w:space="0" w:color="auto"/>
            <w:bottom w:val="none" w:sz="0" w:space="0" w:color="auto"/>
            <w:right w:val="none" w:sz="0" w:space="0" w:color="auto"/>
          </w:divBdr>
          <w:divsChild>
            <w:div w:id="1191453447">
              <w:marLeft w:val="0"/>
              <w:marRight w:val="0"/>
              <w:marTop w:val="0"/>
              <w:marBottom w:val="0"/>
              <w:divBdr>
                <w:top w:val="none" w:sz="0" w:space="0" w:color="auto"/>
                <w:left w:val="none" w:sz="0" w:space="0" w:color="auto"/>
                <w:bottom w:val="none" w:sz="0" w:space="0" w:color="auto"/>
                <w:right w:val="none" w:sz="0" w:space="0" w:color="auto"/>
              </w:divBdr>
              <w:divsChild>
                <w:div w:id="17073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75603">
      <w:bodyDiv w:val="1"/>
      <w:marLeft w:val="0"/>
      <w:marRight w:val="0"/>
      <w:marTop w:val="0"/>
      <w:marBottom w:val="0"/>
      <w:divBdr>
        <w:top w:val="none" w:sz="0" w:space="0" w:color="auto"/>
        <w:left w:val="none" w:sz="0" w:space="0" w:color="auto"/>
        <w:bottom w:val="none" w:sz="0" w:space="0" w:color="auto"/>
        <w:right w:val="none" w:sz="0" w:space="0" w:color="auto"/>
      </w:divBdr>
      <w:divsChild>
        <w:div w:id="733620946">
          <w:marLeft w:val="0"/>
          <w:marRight w:val="0"/>
          <w:marTop w:val="0"/>
          <w:marBottom w:val="0"/>
          <w:divBdr>
            <w:top w:val="none" w:sz="0" w:space="0" w:color="auto"/>
            <w:left w:val="none" w:sz="0" w:space="0" w:color="auto"/>
            <w:bottom w:val="none" w:sz="0" w:space="0" w:color="auto"/>
            <w:right w:val="none" w:sz="0" w:space="0" w:color="auto"/>
          </w:divBdr>
          <w:divsChild>
            <w:div w:id="1136141629">
              <w:marLeft w:val="0"/>
              <w:marRight w:val="0"/>
              <w:marTop w:val="0"/>
              <w:marBottom w:val="0"/>
              <w:divBdr>
                <w:top w:val="none" w:sz="0" w:space="0" w:color="auto"/>
                <w:left w:val="none" w:sz="0" w:space="0" w:color="auto"/>
                <w:bottom w:val="none" w:sz="0" w:space="0" w:color="auto"/>
                <w:right w:val="none" w:sz="0" w:space="0" w:color="auto"/>
              </w:divBdr>
              <w:divsChild>
                <w:div w:id="20252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50040">
      <w:bodyDiv w:val="1"/>
      <w:marLeft w:val="0"/>
      <w:marRight w:val="0"/>
      <w:marTop w:val="0"/>
      <w:marBottom w:val="0"/>
      <w:divBdr>
        <w:top w:val="none" w:sz="0" w:space="0" w:color="auto"/>
        <w:left w:val="none" w:sz="0" w:space="0" w:color="auto"/>
        <w:bottom w:val="none" w:sz="0" w:space="0" w:color="auto"/>
        <w:right w:val="none" w:sz="0" w:space="0" w:color="auto"/>
      </w:divBdr>
    </w:div>
    <w:div w:id="1697194479">
      <w:bodyDiv w:val="1"/>
      <w:marLeft w:val="0"/>
      <w:marRight w:val="0"/>
      <w:marTop w:val="0"/>
      <w:marBottom w:val="0"/>
      <w:divBdr>
        <w:top w:val="none" w:sz="0" w:space="0" w:color="auto"/>
        <w:left w:val="none" w:sz="0" w:space="0" w:color="auto"/>
        <w:bottom w:val="none" w:sz="0" w:space="0" w:color="auto"/>
        <w:right w:val="none" w:sz="0" w:space="0" w:color="auto"/>
      </w:divBdr>
    </w:div>
    <w:div w:id="1700886836">
      <w:bodyDiv w:val="1"/>
      <w:marLeft w:val="0"/>
      <w:marRight w:val="0"/>
      <w:marTop w:val="0"/>
      <w:marBottom w:val="0"/>
      <w:divBdr>
        <w:top w:val="none" w:sz="0" w:space="0" w:color="auto"/>
        <w:left w:val="none" w:sz="0" w:space="0" w:color="auto"/>
        <w:bottom w:val="none" w:sz="0" w:space="0" w:color="auto"/>
        <w:right w:val="none" w:sz="0" w:space="0" w:color="auto"/>
      </w:divBdr>
    </w:div>
    <w:div w:id="1713991768">
      <w:bodyDiv w:val="1"/>
      <w:marLeft w:val="0"/>
      <w:marRight w:val="0"/>
      <w:marTop w:val="0"/>
      <w:marBottom w:val="0"/>
      <w:divBdr>
        <w:top w:val="none" w:sz="0" w:space="0" w:color="auto"/>
        <w:left w:val="none" w:sz="0" w:space="0" w:color="auto"/>
        <w:bottom w:val="none" w:sz="0" w:space="0" w:color="auto"/>
        <w:right w:val="none" w:sz="0" w:space="0" w:color="auto"/>
      </w:divBdr>
    </w:div>
    <w:div w:id="1730033272">
      <w:bodyDiv w:val="1"/>
      <w:marLeft w:val="0"/>
      <w:marRight w:val="0"/>
      <w:marTop w:val="0"/>
      <w:marBottom w:val="0"/>
      <w:divBdr>
        <w:top w:val="none" w:sz="0" w:space="0" w:color="auto"/>
        <w:left w:val="none" w:sz="0" w:space="0" w:color="auto"/>
        <w:bottom w:val="none" w:sz="0" w:space="0" w:color="auto"/>
        <w:right w:val="none" w:sz="0" w:space="0" w:color="auto"/>
      </w:divBdr>
      <w:divsChild>
        <w:div w:id="250048859">
          <w:marLeft w:val="0"/>
          <w:marRight w:val="0"/>
          <w:marTop w:val="0"/>
          <w:marBottom w:val="0"/>
          <w:divBdr>
            <w:top w:val="none" w:sz="0" w:space="0" w:color="auto"/>
            <w:left w:val="none" w:sz="0" w:space="0" w:color="auto"/>
            <w:bottom w:val="none" w:sz="0" w:space="0" w:color="auto"/>
            <w:right w:val="none" w:sz="0" w:space="0" w:color="auto"/>
          </w:divBdr>
          <w:divsChild>
            <w:div w:id="285819829">
              <w:marLeft w:val="0"/>
              <w:marRight w:val="0"/>
              <w:marTop w:val="0"/>
              <w:marBottom w:val="0"/>
              <w:divBdr>
                <w:top w:val="none" w:sz="0" w:space="0" w:color="auto"/>
                <w:left w:val="none" w:sz="0" w:space="0" w:color="auto"/>
                <w:bottom w:val="none" w:sz="0" w:space="0" w:color="auto"/>
                <w:right w:val="none" w:sz="0" w:space="0" w:color="auto"/>
              </w:divBdr>
              <w:divsChild>
                <w:div w:id="133916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939499">
      <w:bodyDiv w:val="1"/>
      <w:marLeft w:val="0"/>
      <w:marRight w:val="0"/>
      <w:marTop w:val="0"/>
      <w:marBottom w:val="0"/>
      <w:divBdr>
        <w:top w:val="none" w:sz="0" w:space="0" w:color="auto"/>
        <w:left w:val="none" w:sz="0" w:space="0" w:color="auto"/>
        <w:bottom w:val="none" w:sz="0" w:space="0" w:color="auto"/>
        <w:right w:val="none" w:sz="0" w:space="0" w:color="auto"/>
      </w:divBdr>
      <w:divsChild>
        <w:div w:id="11761271">
          <w:marLeft w:val="0"/>
          <w:marRight w:val="0"/>
          <w:marTop w:val="0"/>
          <w:marBottom w:val="0"/>
          <w:divBdr>
            <w:top w:val="none" w:sz="0" w:space="0" w:color="auto"/>
            <w:left w:val="none" w:sz="0" w:space="0" w:color="auto"/>
            <w:bottom w:val="none" w:sz="0" w:space="0" w:color="auto"/>
            <w:right w:val="none" w:sz="0" w:space="0" w:color="auto"/>
          </w:divBdr>
          <w:divsChild>
            <w:div w:id="1651405295">
              <w:marLeft w:val="0"/>
              <w:marRight w:val="0"/>
              <w:marTop w:val="0"/>
              <w:marBottom w:val="0"/>
              <w:divBdr>
                <w:top w:val="none" w:sz="0" w:space="0" w:color="auto"/>
                <w:left w:val="none" w:sz="0" w:space="0" w:color="auto"/>
                <w:bottom w:val="none" w:sz="0" w:space="0" w:color="auto"/>
                <w:right w:val="none" w:sz="0" w:space="0" w:color="auto"/>
              </w:divBdr>
              <w:divsChild>
                <w:div w:id="116354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53490">
      <w:bodyDiv w:val="1"/>
      <w:marLeft w:val="0"/>
      <w:marRight w:val="0"/>
      <w:marTop w:val="0"/>
      <w:marBottom w:val="0"/>
      <w:divBdr>
        <w:top w:val="none" w:sz="0" w:space="0" w:color="auto"/>
        <w:left w:val="none" w:sz="0" w:space="0" w:color="auto"/>
        <w:bottom w:val="none" w:sz="0" w:space="0" w:color="auto"/>
        <w:right w:val="none" w:sz="0" w:space="0" w:color="auto"/>
      </w:divBdr>
      <w:divsChild>
        <w:div w:id="1214537314">
          <w:marLeft w:val="0"/>
          <w:marRight w:val="0"/>
          <w:marTop w:val="0"/>
          <w:marBottom w:val="0"/>
          <w:divBdr>
            <w:top w:val="none" w:sz="0" w:space="0" w:color="auto"/>
            <w:left w:val="none" w:sz="0" w:space="0" w:color="auto"/>
            <w:bottom w:val="none" w:sz="0" w:space="0" w:color="auto"/>
            <w:right w:val="none" w:sz="0" w:space="0" w:color="auto"/>
          </w:divBdr>
          <w:divsChild>
            <w:div w:id="2060856658">
              <w:marLeft w:val="0"/>
              <w:marRight w:val="0"/>
              <w:marTop w:val="0"/>
              <w:marBottom w:val="0"/>
              <w:divBdr>
                <w:top w:val="none" w:sz="0" w:space="0" w:color="auto"/>
                <w:left w:val="none" w:sz="0" w:space="0" w:color="auto"/>
                <w:bottom w:val="none" w:sz="0" w:space="0" w:color="auto"/>
                <w:right w:val="none" w:sz="0" w:space="0" w:color="auto"/>
              </w:divBdr>
              <w:divsChild>
                <w:div w:id="7820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087405">
      <w:bodyDiv w:val="1"/>
      <w:marLeft w:val="0"/>
      <w:marRight w:val="0"/>
      <w:marTop w:val="0"/>
      <w:marBottom w:val="0"/>
      <w:divBdr>
        <w:top w:val="none" w:sz="0" w:space="0" w:color="auto"/>
        <w:left w:val="none" w:sz="0" w:space="0" w:color="auto"/>
        <w:bottom w:val="none" w:sz="0" w:space="0" w:color="auto"/>
        <w:right w:val="none" w:sz="0" w:space="0" w:color="auto"/>
      </w:divBdr>
    </w:div>
    <w:div w:id="1873297033">
      <w:bodyDiv w:val="1"/>
      <w:marLeft w:val="0"/>
      <w:marRight w:val="0"/>
      <w:marTop w:val="0"/>
      <w:marBottom w:val="0"/>
      <w:divBdr>
        <w:top w:val="none" w:sz="0" w:space="0" w:color="auto"/>
        <w:left w:val="none" w:sz="0" w:space="0" w:color="auto"/>
        <w:bottom w:val="none" w:sz="0" w:space="0" w:color="auto"/>
        <w:right w:val="none" w:sz="0" w:space="0" w:color="auto"/>
      </w:divBdr>
      <w:divsChild>
        <w:div w:id="1165820447">
          <w:marLeft w:val="0"/>
          <w:marRight w:val="0"/>
          <w:marTop w:val="0"/>
          <w:marBottom w:val="0"/>
          <w:divBdr>
            <w:top w:val="none" w:sz="0" w:space="0" w:color="auto"/>
            <w:left w:val="none" w:sz="0" w:space="0" w:color="auto"/>
            <w:bottom w:val="none" w:sz="0" w:space="0" w:color="auto"/>
            <w:right w:val="none" w:sz="0" w:space="0" w:color="auto"/>
          </w:divBdr>
          <w:divsChild>
            <w:div w:id="530604941">
              <w:marLeft w:val="0"/>
              <w:marRight w:val="0"/>
              <w:marTop w:val="0"/>
              <w:marBottom w:val="0"/>
              <w:divBdr>
                <w:top w:val="none" w:sz="0" w:space="0" w:color="auto"/>
                <w:left w:val="none" w:sz="0" w:space="0" w:color="auto"/>
                <w:bottom w:val="none" w:sz="0" w:space="0" w:color="auto"/>
                <w:right w:val="none" w:sz="0" w:space="0" w:color="auto"/>
              </w:divBdr>
              <w:divsChild>
                <w:div w:id="14041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79566">
      <w:bodyDiv w:val="1"/>
      <w:marLeft w:val="0"/>
      <w:marRight w:val="0"/>
      <w:marTop w:val="0"/>
      <w:marBottom w:val="0"/>
      <w:divBdr>
        <w:top w:val="none" w:sz="0" w:space="0" w:color="auto"/>
        <w:left w:val="none" w:sz="0" w:space="0" w:color="auto"/>
        <w:bottom w:val="none" w:sz="0" w:space="0" w:color="auto"/>
        <w:right w:val="none" w:sz="0" w:space="0" w:color="auto"/>
      </w:divBdr>
      <w:divsChild>
        <w:div w:id="146635694">
          <w:marLeft w:val="0"/>
          <w:marRight w:val="0"/>
          <w:marTop w:val="0"/>
          <w:marBottom w:val="0"/>
          <w:divBdr>
            <w:top w:val="none" w:sz="0" w:space="0" w:color="auto"/>
            <w:left w:val="none" w:sz="0" w:space="0" w:color="auto"/>
            <w:bottom w:val="none" w:sz="0" w:space="0" w:color="auto"/>
            <w:right w:val="none" w:sz="0" w:space="0" w:color="auto"/>
          </w:divBdr>
          <w:divsChild>
            <w:div w:id="282033838">
              <w:marLeft w:val="0"/>
              <w:marRight w:val="0"/>
              <w:marTop w:val="0"/>
              <w:marBottom w:val="0"/>
              <w:divBdr>
                <w:top w:val="none" w:sz="0" w:space="0" w:color="auto"/>
                <w:left w:val="none" w:sz="0" w:space="0" w:color="auto"/>
                <w:bottom w:val="none" w:sz="0" w:space="0" w:color="auto"/>
                <w:right w:val="none" w:sz="0" w:space="0" w:color="auto"/>
              </w:divBdr>
              <w:divsChild>
                <w:div w:id="5567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26644">
      <w:bodyDiv w:val="1"/>
      <w:marLeft w:val="0"/>
      <w:marRight w:val="0"/>
      <w:marTop w:val="0"/>
      <w:marBottom w:val="0"/>
      <w:divBdr>
        <w:top w:val="none" w:sz="0" w:space="0" w:color="auto"/>
        <w:left w:val="none" w:sz="0" w:space="0" w:color="auto"/>
        <w:bottom w:val="none" w:sz="0" w:space="0" w:color="auto"/>
        <w:right w:val="none" w:sz="0" w:space="0" w:color="auto"/>
      </w:divBdr>
      <w:divsChild>
        <w:div w:id="876744548">
          <w:marLeft w:val="0"/>
          <w:marRight w:val="0"/>
          <w:marTop w:val="0"/>
          <w:marBottom w:val="0"/>
          <w:divBdr>
            <w:top w:val="none" w:sz="0" w:space="0" w:color="auto"/>
            <w:left w:val="none" w:sz="0" w:space="0" w:color="auto"/>
            <w:bottom w:val="none" w:sz="0" w:space="0" w:color="auto"/>
            <w:right w:val="none" w:sz="0" w:space="0" w:color="auto"/>
          </w:divBdr>
          <w:divsChild>
            <w:div w:id="341933383">
              <w:marLeft w:val="0"/>
              <w:marRight w:val="0"/>
              <w:marTop w:val="0"/>
              <w:marBottom w:val="0"/>
              <w:divBdr>
                <w:top w:val="none" w:sz="0" w:space="0" w:color="auto"/>
                <w:left w:val="none" w:sz="0" w:space="0" w:color="auto"/>
                <w:bottom w:val="none" w:sz="0" w:space="0" w:color="auto"/>
                <w:right w:val="none" w:sz="0" w:space="0" w:color="auto"/>
              </w:divBdr>
              <w:divsChild>
                <w:div w:id="379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22869">
      <w:bodyDiv w:val="1"/>
      <w:marLeft w:val="0"/>
      <w:marRight w:val="0"/>
      <w:marTop w:val="0"/>
      <w:marBottom w:val="0"/>
      <w:divBdr>
        <w:top w:val="none" w:sz="0" w:space="0" w:color="auto"/>
        <w:left w:val="none" w:sz="0" w:space="0" w:color="auto"/>
        <w:bottom w:val="none" w:sz="0" w:space="0" w:color="auto"/>
        <w:right w:val="none" w:sz="0" w:space="0" w:color="auto"/>
      </w:divBdr>
      <w:divsChild>
        <w:div w:id="2074111577">
          <w:marLeft w:val="0"/>
          <w:marRight w:val="0"/>
          <w:marTop w:val="0"/>
          <w:marBottom w:val="0"/>
          <w:divBdr>
            <w:top w:val="none" w:sz="0" w:space="0" w:color="auto"/>
            <w:left w:val="none" w:sz="0" w:space="0" w:color="auto"/>
            <w:bottom w:val="none" w:sz="0" w:space="0" w:color="auto"/>
            <w:right w:val="none" w:sz="0" w:space="0" w:color="auto"/>
          </w:divBdr>
          <w:divsChild>
            <w:div w:id="180052835">
              <w:marLeft w:val="0"/>
              <w:marRight w:val="0"/>
              <w:marTop w:val="0"/>
              <w:marBottom w:val="0"/>
              <w:divBdr>
                <w:top w:val="none" w:sz="0" w:space="0" w:color="auto"/>
                <w:left w:val="none" w:sz="0" w:space="0" w:color="auto"/>
                <w:bottom w:val="none" w:sz="0" w:space="0" w:color="auto"/>
                <w:right w:val="none" w:sz="0" w:space="0" w:color="auto"/>
              </w:divBdr>
              <w:divsChild>
                <w:div w:id="14160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48543">
      <w:bodyDiv w:val="1"/>
      <w:marLeft w:val="0"/>
      <w:marRight w:val="0"/>
      <w:marTop w:val="0"/>
      <w:marBottom w:val="0"/>
      <w:divBdr>
        <w:top w:val="none" w:sz="0" w:space="0" w:color="auto"/>
        <w:left w:val="none" w:sz="0" w:space="0" w:color="auto"/>
        <w:bottom w:val="none" w:sz="0" w:space="0" w:color="auto"/>
        <w:right w:val="none" w:sz="0" w:space="0" w:color="auto"/>
      </w:divBdr>
    </w:div>
    <w:div w:id="2003584701">
      <w:bodyDiv w:val="1"/>
      <w:marLeft w:val="0"/>
      <w:marRight w:val="0"/>
      <w:marTop w:val="0"/>
      <w:marBottom w:val="0"/>
      <w:divBdr>
        <w:top w:val="none" w:sz="0" w:space="0" w:color="auto"/>
        <w:left w:val="none" w:sz="0" w:space="0" w:color="auto"/>
        <w:bottom w:val="none" w:sz="0" w:space="0" w:color="auto"/>
        <w:right w:val="none" w:sz="0" w:space="0" w:color="auto"/>
      </w:divBdr>
    </w:div>
    <w:div w:id="2025479271">
      <w:bodyDiv w:val="1"/>
      <w:marLeft w:val="0"/>
      <w:marRight w:val="0"/>
      <w:marTop w:val="0"/>
      <w:marBottom w:val="0"/>
      <w:divBdr>
        <w:top w:val="none" w:sz="0" w:space="0" w:color="auto"/>
        <w:left w:val="none" w:sz="0" w:space="0" w:color="auto"/>
        <w:bottom w:val="none" w:sz="0" w:space="0" w:color="auto"/>
        <w:right w:val="none" w:sz="0" w:space="0" w:color="auto"/>
      </w:divBdr>
    </w:div>
    <w:div w:id="2041392706">
      <w:bodyDiv w:val="1"/>
      <w:marLeft w:val="0"/>
      <w:marRight w:val="0"/>
      <w:marTop w:val="0"/>
      <w:marBottom w:val="0"/>
      <w:divBdr>
        <w:top w:val="none" w:sz="0" w:space="0" w:color="auto"/>
        <w:left w:val="none" w:sz="0" w:space="0" w:color="auto"/>
        <w:bottom w:val="none" w:sz="0" w:space="0" w:color="auto"/>
        <w:right w:val="none" w:sz="0" w:space="0" w:color="auto"/>
      </w:divBdr>
    </w:div>
    <w:div w:id="2052798747">
      <w:bodyDiv w:val="1"/>
      <w:marLeft w:val="0"/>
      <w:marRight w:val="0"/>
      <w:marTop w:val="0"/>
      <w:marBottom w:val="0"/>
      <w:divBdr>
        <w:top w:val="none" w:sz="0" w:space="0" w:color="auto"/>
        <w:left w:val="none" w:sz="0" w:space="0" w:color="auto"/>
        <w:bottom w:val="none" w:sz="0" w:space="0" w:color="auto"/>
        <w:right w:val="none" w:sz="0" w:space="0" w:color="auto"/>
      </w:divBdr>
    </w:div>
    <w:div w:id="2087261223">
      <w:bodyDiv w:val="1"/>
      <w:marLeft w:val="0"/>
      <w:marRight w:val="0"/>
      <w:marTop w:val="0"/>
      <w:marBottom w:val="0"/>
      <w:divBdr>
        <w:top w:val="none" w:sz="0" w:space="0" w:color="auto"/>
        <w:left w:val="none" w:sz="0" w:space="0" w:color="auto"/>
        <w:bottom w:val="none" w:sz="0" w:space="0" w:color="auto"/>
        <w:right w:val="none" w:sz="0" w:space="0" w:color="auto"/>
      </w:divBdr>
      <w:divsChild>
        <w:div w:id="101799755">
          <w:marLeft w:val="0"/>
          <w:marRight w:val="0"/>
          <w:marTop w:val="0"/>
          <w:marBottom w:val="0"/>
          <w:divBdr>
            <w:top w:val="none" w:sz="0" w:space="0" w:color="auto"/>
            <w:left w:val="none" w:sz="0" w:space="0" w:color="auto"/>
            <w:bottom w:val="none" w:sz="0" w:space="0" w:color="auto"/>
            <w:right w:val="none" w:sz="0" w:space="0" w:color="auto"/>
          </w:divBdr>
          <w:divsChild>
            <w:div w:id="388455871">
              <w:marLeft w:val="0"/>
              <w:marRight w:val="0"/>
              <w:marTop w:val="0"/>
              <w:marBottom w:val="0"/>
              <w:divBdr>
                <w:top w:val="none" w:sz="0" w:space="0" w:color="auto"/>
                <w:left w:val="none" w:sz="0" w:space="0" w:color="auto"/>
                <w:bottom w:val="none" w:sz="0" w:space="0" w:color="auto"/>
                <w:right w:val="none" w:sz="0" w:space="0" w:color="auto"/>
              </w:divBdr>
              <w:divsChild>
                <w:div w:id="427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423169">
      <w:bodyDiv w:val="1"/>
      <w:marLeft w:val="0"/>
      <w:marRight w:val="0"/>
      <w:marTop w:val="0"/>
      <w:marBottom w:val="0"/>
      <w:divBdr>
        <w:top w:val="none" w:sz="0" w:space="0" w:color="auto"/>
        <w:left w:val="none" w:sz="0" w:space="0" w:color="auto"/>
        <w:bottom w:val="none" w:sz="0" w:space="0" w:color="auto"/>
        <w:right w:val="none" w:sz="0" w:space="0" w:color="auto"/>
      </w:divBdr>
      <w:divsChild>
        <w:div w:id="1550147047">
          <w:marLeft w:val="0"/>
          <w:marRight w:val="0"/>
          <w:marTop w:val="0"/>
          <w:marBottom w:val="0"/>
          <w:divBdr>
            <w:top w:val="none" w:sz="0" w:space="0" w:color="auto"/>
            <w:left w:val="none" w:sz="0" w:space="0" w:color="auto"/>
            <w:bottom w:val="none" w:sz="0" w:space="0" w:color="auto"/>
            <w:right w:val="none" w:sz="0" w:space="0" w:color="auto"/>
          </w:divBdr>
          <w:divsChild>
            <w:div w:id="1628387891">
              <w:marLeft w:val="0"/>
              <w:marRight w:val="0"/>
              <w:marTop w:val="0"/>
              <w:marBottom w:val="0"/>
              <w:divBdr>
                <w:top w:val="none" w:sz="0" w:space="0" w:color="auto"/>
                <w:left w:val="none" w:sz="0" w:space="0" w:color="auto"/>
                <w:bottom w:val="none" w:sz="0" w:space="0" w:color="auto"/>
                <w:right w:val="none" w:sz="0" w:space="0" w:color="auto"/>
              </w:divBdr>
              <w:divsChild>
                <w:div w:id="81418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45282">
      <w:bodyDiv w:val="1"/>
      <w:marLeft w:val="0"/>
      <w:marRight w:val="0"/>
      <w:marTop w:val="0"/>
      <w:marBottom w:val="0"/>
      <w:divBdr>
        <w:top w:val="none" w:sz="0" w:space="0" w:color="auto"/>
        <w:left w:val="none" w:sz="0" w:space="0" w:color="auto"/>
        <w:bottom w:val="none" w:sz="0" w:space="0" w:color="auto"/>
        <w:right w:val="none" w:sz="0" w:space="0" w:color="auto"/>
      </w:divBdr>
      <w:divsChild>
        <w:div w:id="2025132423">
          <w:marLeft w:val="0"/>
          <w:marRight w:val="0"/>
          <w:marTop w:val="0"/>
          <w:marBottom w:val="0"/>
          <w:divBdr>
            <w:top w:val="none" w:sz="0" w:space="0" w:color="auto"/>
            <w:left w:val="none" w:sz="0" w:space="0" w:color="auto"/>
            <w:bottom w:val="none" w:sz="0" w:space="0" w:color="auto"/>
            <w:right w:val="none" w:sz="0" w:space="0" w:color="auto"/>
          </w:divBdr>
          <w:divsChild>
            <w:div w:id="415130037">
              <w:marLeft w:val="0"/>
              <w:marRight w:val="0"/>
              <w:marTop w:val="0"/>
              <w:marBottom w:val="0"/>
              <w:divBdr>
                <w:top w:val="none" w:sz="0" w:space="0" w:color="auto"/>
                <w:left w:val="none" w:sz="0" w:space="0" w:color="auto"/>
                <w:bottom w:val="none" w:sz="0" w:space="0" w:color="auto"/>
                <w:right w:val="none" w:sz="0" w:space="0" w:color="auto"/>
              </w:divBdr>
              <w:divsChild>
                <w:div w:id="12128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ata.giss.nasa.gov/o18data/"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14576</Words>
  <Characters>83086</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Gorman</dc:creator>
  <cp:keywords/>
  <dc:description/>
  <cp:lastModifiedBy>Makhlouf, Ben</cp:lastModifiedBy>
  <cp:revision>2</cp:revision>
  <dcterms:created xsi:type="dcterms:W3CDTF">2025-12-16T20:02:00Z</dcterms:created>
  <dcterms:modified xsi:type="dcterms:W3CDTF">2025-12-16T20:02:00Z</dcterms:modified>
</cp:coreProperties>
</file>